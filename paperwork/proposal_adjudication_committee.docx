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C848F" w14:textId="77777777" w:rsidR="00E2172C" w:rsidRDefault="00601177" w:rsidP="006F6401">
      <w:pPr>
        <w:spacing w:line="360" w:lineRule="auto"/>
        <w:jc w:val="center"/>
        <w:rPr>
          <w:b/>
          <w:lang w:val="nb-NO"/>
        </w:rPr>
      </w:pPr>
      <w:r>
        <w:rPr>
          <w:b/>
          <w:noProof/>
          <w:sz w:val="22"/>
          <w:szCs w:val="22"/>
          <w:lang w:val="nb-NO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BC84D7" wp14:editId="77BC84D8">
                <wp:simplePos x="0" y="0"/>
                <wp:positionH relativeFrom="column">
                  <wp:posOffset>-152400</wp:posOffset>
                </wp:positionH>
                <wp:positionV relativeFrom="paragraph">
                  <wp:posOffset>-592455</wp:posOffset>
                </wp:positionV>
                <wp:extent cx="3124200" cy="685800"/>
                <wp:effectExtent l="9525" t="7620" r="9525" b="1143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C84E4" w14:textId="354003F1" w:rsidR="005A0D2B" w:rsidRPr="0050357C" w:rsidRDefault="005A0D2B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0357C">
                              <w:rPr>
                                <w:b/>
                                <w:sz w:val="20"/>
                                <w:szCs w:val="20"/>
                              </w:rPr>
                              <w:t>Received by the Depar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t</w:t>
                            </w:r>
                            <w:r w:rsidRPr="0050357C">
                              <w:rPr>
                                <w:b/>
                                <w:sz w:val="20"/>
                                <w:szCs w:val="20"/>
                              </w:rPr>
                              <w:t>ment on the following date (fill in):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BC84D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12pt;margin-top:-46.65pt;width:246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" strokeweight="1pt">
                <v:textbox>
                  <w:txbxContent>
                    <w:p w14:paraId="77BC84E4" w14:textId="354003F1" w:rsidR="005A0D2B" w:rsidRPr="0050357C" w:rsidRDefault="005A0D2B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50357C">
                        <w:rPr>
                          <w:b/>
                          <w:sz w:val="20"/>
                          <w:szCs w:val="20"/>
                        </w:rPr>
                        <w:t>Received by the Depar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t</w:t>
                      </w:r>
                      <w:r w:rsidRPr="0050357C">
                        <w:rPr>
                          <w:b/>
                          <w:sz w:val="20"/>
                          <w:szCs w:val="20"/>
                        </w:rPr>
                        <w:t>ment on the following date (fill in):</w:t>
                      </w:r>
                    </w:p>
                  </w:txbxContent>
                </v:textbox>
              </v:shape>
            </w:pict>
          </mc:Fallback>
        </mc:AlternateContent>
      </w:r>
    </w:p>
    <w:p w14:paraId="77BC8490" w14:textId="73E98016" w:rsidR="002E10B9" w:rsidRPr="0050357C" w:rsidRDefault="0050357C" w:rsidP="006F6401">
      <w:pPr>
        <w:spacing w:line="360" w:lineRule="auto"/>
        <w:jc w:val="center"/>
        <w:rPr>
          <w:b/>
        </w:rPr>
      </w:pPr>
      <w:r w:rsidRPr="0050357C">
        <w:rPr>
          <w:b/>
        </w:rPr>
        <w:t>FORM</w:t>
      </w:r>
      <w:r w:rsidR="006F6401" w:rsidRPr="0050357C">
        <w:rPr>
          <w:b/>
        </w:rPr>
        <w:t xml:space="preserve"> FOR </w:t>
      </w:r>
      <w:r w:rsidR="0027578D">
        <w:rPr>
          <w:b/>
        </w:rPr>
        <w:t>ADJUDICATION</w:t>
      </w:r>
      <w:r w:rsidR="0027578D" w:rsidRPr="0050357C">
        <w:rPr>
          <w:b/>
        </w:rPr>
        <w:t xml:space="preserve"> </w:t>
      </w:r>
      <w:r w:rsidRPr="0050357C">
        <w:rPr>
          <w:b/>
        </w:rPr>
        <w:t>COMMITTEE</w:t>
      </w:r>
      <w:r w:rsidR="006F6401" w:rsidRPr="0050357C">
        <w:rPr>
          <w:b/>
        </w:rPr>
        <w:t xml:space="preserve"> FOR </w:t>
      </w:r>
      <w:r w:rsidRPr="0050357C">
        <w:rPr>
          <w:b/>
        </w:rPr>
        <w:t>P</w:t>
      </w:r>
      <w:r>
        <w:rPr>
          <w:b/>
        </w:rPr>
        <w:t>HD DISPUTATION</w:t>
      </w:r>
    </w:p>
    <w:p w14:paraId="77BC8491" w14:textId="77777777" w:rsidR="006F6401" w:rsidRPr="006B62FE" w:rsidRDefault="0050357C" w:rsidP="0043169C">
      <w:pPr>
        <w:spacing w:line="360" w:lineRule="auto"/>
      </w:pPr>
      <w:r w:rsidRPr="006B62FE">
        <w:t>Proposed by</w:t>
      </w:r>
      <w:r w:rsidR="0043169C" w:rsidRPr="006B62FE">
        <w:t xml:space="preserve">: </w:t>
      </w:r>
      <w:r w:rsidR="0043169C" w:rsidRPr="00D21E2A">
        <w:rPr>
          <w:i/>
          <w:lang w:val="nb-NO"/>
        </w:rPr>
        <w:fldChar w:fldCharType="begin">
          <w:ffData>
            <w:name w:val="Text11"/>
            <w:enabled/>
            <w:calcOnExit w:val="0"/>
            <w:textInput>
              <w:default w:val="&lt;navn veileder&gt;"/>
            </w:textInput>
          </w:ffData>
        </w:fldChar>
      </w:r>
      <w:bookmarkStart w:id="0" w:name="Text11"/>
      <w:r w:rsidR="0043169C" w:rsidRPr="006B62FE">
        <w:rPr>
          <w:i/>
        </w:rPr>
        <w:instrText xml:space="preserve"> FORMTEXT </w:instrText>
      </w:r>
      <w:r w:rsidR="0043169C" w:rsidRPr="00D21E2A">
        <w:rPr>
          <w:i/>
          <w:lang w:val="nb-NO"/>
        </w:rPr>
      </w:r>
      <w:r w:rsidR="0043169C" w:rsidRPr="00D21E2A">
        <w:rPr>
          <w:i/>
          <w:lang w:val="nb-NO"/>
        </w:rPr>
        <w:fldChar w:fldCharType="separate"/>
      </w:r>
      <w:r w:rsidRPr="006B62FE">
        <w:rPr>
          <w:i/>
          <w:noProof/>
        </w:rPr>
        <w:t>&lt;name</w:t>
      </w:r>
      <w:r w:rsidR="0043169C" w:rsidRPr="006B62FE">
        <w:rPr>
          <w:i/>
          <w:noProof/>
        </w:rPr>
        <w:t>&gt;</w:t>
      </w:r>
      <w:r w:rsidR="0043169C" w:rsidRPr="00D21E2A">
        <w:rPr>
          <w:i/>
          <w:lang w:val="nb-NO"/>
        </w:rPr>
        <w:fldChar w:fldCharType="end"/>
      </w:r>
      <w:bookmarkEnd w:id="0"/>
    </w:p>
    <w:p w14:paraId="77BC8492" w14:textId="5FE3B09F" w:rsidR="0043169C" w:rsidRPr="0050357C" w:rsidRDefault="00970621" w:rsidP="006F6401">
      <w:pPr>
        <w:spacing w:line="360" w:lineRule="auto"/>
        <w:rPr>
          <w:b/>
          <w:i/>
        </w:rPr>
      </w:pPr>
      <w:r w:rsidRPr="006B62FE">
        <w:rPr>
          <w:b/>
          <w:i/>
        </w:rPr>
        <w:t xml:space="preserve">NB! </w:t>
      </w:r>
      <w:r w:rsidR="0050357C" w:rsidRPr="0050357C">
        <w:rPr>
          <w:b/>
          <w:i/>
        </w:rPr>
        <w:t xml:space="preserve">The form must be signed by the </w:t>
      </w:r>
      <w:r w:rsidR="0027578D">
        <w:rPr>
          <w:b/>
          <w:i/>
        </w:rPr>
        <w:t>proposer</w:t>
      </w:r>
      <w:r w:rsidR="0027578D" w:rsidRPr="0050357C">
        <w:rPr>
          <w:b/>
          <w:i/>
        </w:rPr>
        <w:t xml:space="preserve"> </w:t>
      </w:r>
      <w:r w:rsidR="0050357C" w:rsidRPr="0050357C">
        <w:rPr>
          <w:b/>
          <w:i/>
        </w:rPr>
        <w:t>before it is sent to the Faculty!</w:t>
      </w:r>
    </w:p>
    <w:p w14:paraId="77BC8493" w14:textId="3D1F2972" w:rsidR="006F6401" w:rsidRPr="0050357C" w:rsidRDefault="00630497" w:rsidP="006F6401">
      <w:pPr>
        <w:spacing w:line="360" w:lineRule="auto"/>
      </w:pPr>
      <w:r>
        <w:rPr>
          <w:i/>
          <w:lang w:val="nb-NO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Pr="0050357C">
        <w:rPr>
          <w:i/>
        </w:rPr>
        <w:instrText xml:space="preserve"> FORMTEXT </w:instrText>
      </w:r>
      <w:r>
        <w:rPr>
          <w:i/>
          <w:lang w:val="nb-NO"/>
        </w:rPr>
      </w:r>
      <w:r>
        <w:rPr>
          <w:i/>
          <w:lang w:val="nb-NO"/>
        </w:rPr>
        <w:fldChar w:fldCharType="separate"/>
      </w:r>
      <w:r w:rsidR="0050357C" w:rsidRPr="0050357C">
        <w:rPr>
          <w:i/>
          <w:noProof/>
        </w:rPr>
        <w:t>&lt;candidate's name</w:t>
      </w:r>
      <w:r w:rsidRPr="0050357C">
        <w:rPr>
          <w:i/>
          <w:noProof/>
        </w:rPr>
        <w:t xml:space="preserve">&gt; </w:t>
      </w:r>
      <w:r>
        <w:rPr>
          <w:i/>
          <w:lang w:val="nb-NO"/>
        </w:rPr>
        <w:fldChar w:fldCharType="end"/>
      </w:r>
      <w:bookmarkEnd w:id="1"/>
      <w:r w:rsidR="006F6401" w:rsidRPr="0050357C">
        <w:t xml:space="preserve"> </w:t>
      </w:r>
      <w:r w:rsidR="0050357C" w:rsidRPr="0050357C">
        <w:t xml:space="preserve">has handed in the </w:t>
      </w:r>
      <w:r w:rsidR="0050357C">
        <w:t>dissertation</w:t>
      </w:r>
      <w:r w:rsidR="006F6401" w:rsidRPr="0050357C">
        <w:t xml:space="preserve"> </w:t>
      </w:r>
      <w:r>
        <w:rPr>
          <w:i/>
          <w:lang w:val="nb-NO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 w:rsidRPr="0050357C">
        <w:rPr>
          <w:i/>
        </w:rPr>
        <w:instrText xml:space="preserve"> FORMTEXT </w:instrText>
      </w:r>
      <w:r>
        <w:rPr>
          <w:i/>
          <w:lang w:val="nb-NO"/>
        </w:rPr>
      </w:r>
      <w:r>
        <w:rPr>
          <w:i/>
          <w:lang w:val="nb-NO"/>
        </w:rPr>
        <w:fldChar w:fldCharType="separate"/>
      </w:r>
      <w:r w:rsidR="0050357C" w:rsidRPr="0050357C">
        <w:rPr>
          <w:i/>
          <w:noProof/>
        </w:rPr>
        <w:t>&lt;</w:t>
      </w:r>
      <w:r w:rsidR="0050357C">
        <w:rPr>
          <w:i/>
          <w:noProof/>
        </w:rPr>
        <w:t>title of dissertation</w:t>
      </w:r>
      <w:r w:rsidRPr="0050357C">
        <w:rPr>
          <w:i/>
          <w:noProof/>
        </w:rPr>
        <w:t>&gt;</w:t>
      </w:r>
      <w:r>
        <w:rPr>
          <w:i/>
          <w:lang w:val="nb-NO"/>
        </w:rPr>
        <w:fldChar w:fldCharType="end"/>
      </w:r>
      <w:bookmarkEnd w:id="2"/>
      <w:r w:rsidR="006F6401" w:rsidRPr="0050357C">
        <w:t xml:space="preserve"> </w:t>
      </w:r>
      <w:r w:rsidR="0050357C" w:rsidRPr="0050357C">
        <w:t xml:space="preserve">for assessment for </w:t>
      </w:r>
      <w:r w:rsidR="003C64E2" w:rsidRPr="0050357C">
        <w:rPr>
          <w:i/>
          <w:lang w:val="nb-NO"/>
        </w:rPr>
        <w:fldChar w:fldCharType="begin">
          <w:ffData>
            <w:name w:val="Text15"/>
            <w:enabled/>
            <w:calcOnExit w:val="0"/>
            <w:textInput>
              <w:default w:val="&lt;gradens betegnelse&gt;"/>
            </w:textInput>
          </w:ffData>
        </w:fldChar>
      </w:r>
      <w:bookmarkStart w:id="3" w:name="Text15"/>
      <w:r w:rsidR="003C64E2" w:rsidRPr="0050357C">
        <w:rPr>
          <w:i/>
        </w:rPr>
        <w:instrText xml:space="preserve"> FORMTEXT </w:instrText>
      </w:r>
      <w:r w:rsidR="003C64E2" w:rsidRPr="0050357C">
        <w:rPr>
          <w:i/>
          <w:lang w:val="nb-NO"/>
        </w:rPr>
      </w:r>
      <w:r w:rsidR="003C64E2" w:rsidRPr="0050357C">
        <w:rPr>
          <w:i/>
          <w:lang w:val="nb-NO"/>
        </w:rPr>
        <w:fldChar w:fldCharType="separate"/>
      </w:r>
      <w:r w:rsidR="0050357C" w:rsidRPr="0050357C">
        <w:rPr>
          <w:i/>
          <w:noProof/>
        </w:rPr>
        <w:t>&lt;title of degree</w:t>
      </w:r>
      <w:r w:rsidR="003C64E2" w:rsidRPr="0050357C">
        <w:rPr>
          <w:i/>
          <w:noProof/>
        </w:rPr>
        <w:t>&gt;</w:t>
      </w:r>
      <w:r w:rsidR="003C64E2" w:rsidRPr="0050357C">
        <w:rPr>
          <w:i/>
          <w:lang w:val="nb-NO"/>
        </w:rPr>
        <w:fldChar w:fldCharType="end"/>
      </w:r>
      <w:bookmarkEnd w:id="3"/>
      <w:r w:rsidR="006F6401" w:rsidRPr="0050357C">
        <w:t xml:space="preserve"> </w:t>
      </w:r>
      <w:r w:rsidR="0050357C">
        <w:t xml:space="preserve">at the Faculty of Mathematics and Natural Sciences. </w:t>
      </w:r>
    </w:p>
    <w:p w14:paraId="77BC8494" w14:textId="77777777" w:rsidR="007007B2" w:rsidRPr="0050357C" w:rsidRDefault="007007B2" w:rsidP="006F6401">
      <w:pPr>
        <w:spacing w:line="360" w:lineRule="auto"/>
      </w:pPr>
    </w:p>
    <w:p w14:paraId="77BC8495" w14:textId="4E7A54B4" w:rsidR="00630497" w:rsidRPr="0050357C" w:rsidRDefault="0050357C" w:rsidP="006F6401">
      <w:pPr>
        <w:spacing w:line="360" w:lineRule="auto"/>
      </w:pPr>
      <w:r w:rsidRPr="0050357C">
        <w:t>Type of dissertation</w:t>
      </w:r>
      <w:r w:rsidR="00630497" w:rsidRPr="0050357C">
        <w:t>:</w:t>
      </w:r>
      <w:r w:rsidR="00630497" w:rsidRPr="0050357C">
        <w:tab/>
        <w:t xml:space="preserve"> </w:t>
      </w:r>
      <w:r w:rsidR="00630497">
        <w:rPr>
          <w:lang w:val="nb-NO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" w:name="Check1"/>
      <w:r w:rsidR="00630497" w:rsidRPr="0050357C">
        <w:instrText xml:space="preserve"> FORMCHECKBOX </w:instrText>
      </w:r>
      <w:r w:rsidR="006801AE">
        <w:rPr>
          <w:lang w:val="nb-NO"/>
        </w:rPr>
      </w:r>
      <w:r w:rsidR="00000000">
        <w:rPr>
          <w:lang w:val="nb-NO"/>
        </w:rPr>
        <w:fldChar w:fldCharType="separate"/>
      </w:r>
      <w:r w:rsidR="00630497">
        <w:rPr>
          <w:lang w:val="nb-NO"/>
        </w:rPr>
        <w:fldChar w:fldCharType="end"/>
      </w:r>
      <w:bookmarkEnd w:id="4"/>
      <w:r w:rsidR="00630497" w:rsidRPr="0050357C">
        <w:t xml:space="preserve"> </w:t>
      </w:r>
      <w:r w:rsidRPr="0050357C">
        <w:t>Articles</w:t>
      </w:r>
      <w:r w:rsidR="00630497" w:rsidRPr="0050357C">
        <w:tab/>
      </w:r>
      <w:r w:rsidR="00630497">
        <w:rPr>
          <w:lang w:val="nb-NO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"/>
      <w:r w:rsidR="00630497" w:rsidRPr="0050357C">
        <w:instrText xml:space="preserve"> FORMCHECKBOX </w:instrText>
      </w:r>
      <w:r w:rsidR="00000000">
        <w:rPr>
          <w:lang w:val="nb-NO"/>
        </w:rPr>
      </w:r>
      <w:r w:rsidR="00000000">
        <w:rPr>
          <w:lang w:val="nb-NO"/>
        </w:rPr>
        <w:fldChar w:fldCharType="separate"/>
      </w:r>
      <w:r w:rsidR="00630497">
        <w:rPr>
          <w:lang w:val="nb-NO"/>
        </w:rPr>
        <w:fldChar w:fldCharType="end"/>
      </w:r>
      <w:bookmarkEnd w:id="5"/>
      <w:r w:rsidR="00630497" w:rsidRPr="0050357C">
        <w:t xml:space="preserve"> Mono</w:t>
      </w:r>
      <w:r w:rsidRPr="0050357C">
        <w:t>graph</w:t>
      </w:r>
    </w:p>
    <w:p w14:paraId="77BC8497" w14:textId="77777777" w:rsidR="007007B2" w:rsidRPr="0050357C" w:rsidRDefault="0050357C" w:rsidP="007007B2">
      <w:pPr>
        <w:spacing w:line="360" w:lineRule="auto"/>
      </w:pPr>
      <w:r>
        <w:t>The disputation is scheduled for</w:t>
      </w:r>
      <w:r w:rsidR="007007B2" w:rsidRPr="0050357C">
        <w:t xml:space="preserve">: </w:t>
      </w:r>
      <w:r w:rsidR="007007B2">
        <w:rPr>
          <w:lang w:val="nb-NO"/>
        </w:rPr>
        <w:fldChar w:fldCharType="begin">
          <w:ffData>
            <w:name w:val="Text14"/>
            <w:enabled/>
            <w:calcOnExit w:val="0"/>
            <w:textInput>
              <w:default w:val="&lt;dd.mm.åååå&gt;"/>
            </w:textInput>
          </w:ffData>
        </w:fldChar>
      </w:r>
      <w:bookmarkStart w:id="6" w:name="Text14"/>
      <w:r w:rsidR="007007B2" w:rsidRPr="0050357C">
        <w:instrText xml:space="preserve"> FORMTEXT </w:instrText>
      </w:r>
      <w:r w:rsidR="007007B2">
        <w:rPr>
          <w:lang w:val="nb-NO"/>
        </w:rPr>
      </w:r>
      <w:r w:rsidR="007007B2">
        <w:rPr>
          <w:lang w:val="nb-NO"/>
        </w:rPr>
        <w:fldChar w:fldCharType="separate"/>
      </w:r>
      <w:r>
        <w:rPr>
          <w:noProof/>
        </w:rPr>
        <w:t>&lt;dd.mm.yyyy</w:t>
      </w:r>
      <w:r w:rsidR="007007B2" w:rsidRPr="0050357C">
        <w:rPr>
          <w:noProof/>
        </w:rPr>
        <w:t>&gt;</w:t>
      </w:r>
      <w:r w:rsidR="007007B2">
        <w:rPr>
          <w:lang w:val="nb-NO"/>
        </w:rPr>
        <w:fldChar w:fldCharType="end"/>
      </w:r>
      <w:bookmarkEnd w:id="6"/>
    </w:p>
    <w:p w14:paraId="77BC8498" w14:textId="77777777" w:rsidR="00630497" w:rsidRPr="0050357C" w:rsidRDefault="00630497" w:rsidP="006F6401">
      <w:pPr>
        <w:spacing w:line="360" w:lineRule="auto"/>
      </w:pPr>
    </w:p>
    <w:p w14:paraId="77BC8499" w14:textId="77777777" w:rsidR="006F6401" w:rsidRPr="0050357C" w:rsidRDefault="0050357C" w:rsidP="006F6401">
      <w:pPr>
        <w:spacing w:line="360" w:lineRule="auto"/>
      </w:pPr>
      <w:r w:rsidRPr="0050357C">
        <w:t xml:space="preserve">To assess the dissertation, a committee of the following opponents is </w:t>
      </w:r>
      <w:r w:rsidR="00F07BC1">
        <w:t xml:space="preserve">hereby </w:t>
      </w:r>
      <w:r w:rsidRPr="0050357C">
        <w:t xml:space="preserve">proposed: </w:t>
      </w:r>
    </w:p>
    <w:p w14:paraId="77BC849A" w14:textId="77777777" w:rsidR="006F6401" w:rsidRPr="00DB0122" w:rsidRDefault="00523A84" w:rsidP="006F6401">
      <w:pPr>
        <w:spacing w:line="360" w:lineRule="auto"/>
        <w:rPr>
          <w:b/>
        </w:rPr>
      </w:pPr>
      <w:r w:rsidRPr="00DB0122">
        <w:rPr>
          <w:b/>
        </w:rPr>
        <w:t>Opponent 1</w:t>
      </w:r>
      <w:r w:rsidR="006F6401" w:rsidRPr="00DB0122">
        <w:rPr>
          <w:b/>
        </w:rPr>
        <w:t>:</w:t>
      </w:r>
    </w:p>
    <w:p w14:paraId="6B013AFA" w14:textId="77777777" w:rsidR="001E2D4B" w:rsidRPr="00DB0122" w:rsidRDefault="001E2D4B" w:rsidP="001E2D4B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>Name:</w:t>
      </w:r>
      <w:r w:rsidRPr="00DB0122"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2940691B" w14:textId="77777777" w:rsidR="001E2D4B" w:rsidRPr="00DB0122" w:rsidRDefault="001E2D4B" w:rsidP="001E2D4B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>Title and degree:</w:t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270CF405" w14:textId="77777777" w:rsidR="001E2D4B" w:rsidRPr="00DB0122" w:rsidRDefault="001E2D4B" w:rsidP="001E2D4B">
      <w:pPr>
        <w:rPr>
          <w:i/>
          <w:sz w:val="22"/>
          <w:szCs w:val="22"/>
        </w:rPr>
      </w:pPr>
      <w:r>
        <w:rPr>
          <w:i/>
          <w:sz w:val="22"/>
          <w:szCs w:val="22"/>
        </w:rPr>
        <w:t>Gender</w:t>
      </w:r>
      <w:r>
        <w:rPr>
          <w:i/>
          <w:sz w:val="22"/>
          <w:szCs w:val="22"/>
        </w:rPr>
        <w:tab/>
        <w:t>:</w:t>
      </w:r>
      <w:r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36FA3B09" w14:textId="77777777" w:rsidR="001E2D4B" w:rsidRPr="00DB0122" w:rsidRDefault="001E2D4B" w:rsidP="001E2D4B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 xml:space="preserve">Affiliated work place (institution): </w:t>
      </w:r>
      <w:r>
        <w:rPr>
          <w:sz w:val="22"/>
          <w:szCs w:val="22"/>
          <w:lang w:val="nb-NO"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38B78C3B" w14:textId="77777777" w:rsidR="001E2D4B" w:rsidRPr="00DB0122" w:rsidRDefault="001E2D4B" w:rsidP="001E2D4B">
      <w:pPr>
        <w:rPr>
          <w:i/>
          <w:sz w:val="22"/>
          <w:szCs w:val="22"/>
        </w:rPr>
      </w:pPr>
      <w:r>
        <w:rPr>
          <w:i/>
          <w:sz w:val="22"/>
          <w:szCs w:val="22"/>
        </w:rPr>
        <w:t>Work place a</w:t>
      </w:r>
      <w:r w:rsidRPr="00DB0122">
        <w:rPr>
          <w:i/>
          <w:sz w:val="22"/>
          <w:szCs w:val="22"/>
        </w:rPr>
        <w:t>ddress:</w:t>
      </w:r>
      <w:r w:rsidRPr="00DB0122"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48B839B" w14:textId="77777777" w:rsidR="001E2D4B" w:rsidRPr="00DB0122" w:rsidRDefault="001E2D4B" w:rsidP="001E2D4B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>E-mail:</w:t>
      </w:r>
      <w:r w:rsidRPr="00DB0122"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2744B8C9" w14:textId="77777777" w:rsidR="001E2D4B" w:rsidRPr="00DB0122" w:rsidRDefault="001E2D4B" w:rsidP="001E2D4B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>Telephone:</w:t>
      </w:r>
      <w:r w:rsidRPr="00DB0122"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7BC84A3" w14:textId="77777777" w:rsidR="00630497" w:rsidRPr="006B62FE" w:rsidRDefault="00630497" w:rsidP="00D457FC">
      <w:pPr>
        <w:spacing w:line="360" w:lineRule="auto"/>
        <w:rPr>
          <w:b/>
        </w:rPr>
      </w:pPr>
    </w:p>
    <w:p w14:paraId="77BC84A4" w14:textId="77777777" w:rsidR="00D457FC" w:rsidRPr="006B62FE" w:rsidRDefault="00523A84" w:rsidP="00D457FC">
      <w:pPr>
        <w:spacing w:line="360" w:lineRule="auto"/>
        <w:rPr>
          <w:b/>
        </w:rPr>
      </w:pPr>
      <w:r w:rsidRPr="006B62FE">
        <w:rPr>
          <w:b/>
        </w:rPr>
        <w:t>O</w:t>
      </w:r>
      <w:r w:rsidR="00D457FC" w:rsidRPr="006B62FE">
        <w:rPr>
          <w:b/>
        </w:rPr>
        <w:t>pponent</w:t>
      </w:r>
      <w:r w:rsidRPr="006B62FE">
        <w:rPr>
          <w:b/>
        </w:rPr>
        <w:t xml:space="preserve"> 2</w:t>
      </w:r>
      <w:r w:rsidR="00D457FC" w:rsidRPr="006B62FE">
        <w:rPr>
          <w:b/>
        </w:rPr>
        <w:t>:</w:t>
      </w:r>
    </w:p>
    <w:p w14:paraId="77BC84A5" w14:textId="77777777" w:rsidR="00DB0122" w:rsidRPr="00DB0122" w:rsidRDefault="00DB0122" w:rsidP="00DB0122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>Name:</w:t>
      </w:r>
      <w:r w:rsidRPr="00DB0122"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7BC84A6" w14:textId="77777777" w:rsidR="00DB0122" w:rsidRPr="00DB0122" w:rsidRDefault="00DB0122" w:rsidP="00DB0122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>Title and degree:</w:t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7BC84A7" w14:textId="77777777" w:rsidR="006B62FE" w:rsidRPr="00DB0122" w:rsidRDefault="006B62FE" w:rsidP="006B62FE">
      <w:pPr>
        <w:rPr>
          <w:i/>
          <w:sz w:val="22"/>
          <w:szCs w:val="22"/>
        </w:rPr>
      </w:pPr>
      <w:r>
        <w:rPr>
          <w:i/>
          <w:sz w:val="22"/>
          <w:szCs w:val="22"/>
        </w:rPr>
        <w:t>Gender</w:t>
      </w:r>
      <w:r>
        <w:rPr>
          <w:i/>
          <w:sz w:val="22"/>
          <w:szCs w:val="22"/>
        </w:rPr>
        <w:tab/>
        <w:t>:</w:t>
      </w:r>
      <w:r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4F316A82" w14:textId="77777777" w:rsidR="001E2D4B" w:rsidRPr="00DB0122" w:rsidRDefault="001E2D4B" w:rsidP="001E2D4B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 xml:space="preserve">Affiliated work place (institution): </w:t>
      </w:r>
      <w:r>
        <w:rPr>
          <w:sz w:val="22"/>
          <w:szCs w:val="22"/>
          <w:lang w:val="nb-NO"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7BC84A8" w14:textId="39EA28B9" w:rsidR="00DB0122" w:rsidRPr="00DB0122" w:rsidRDefault="001E2D4B" w:rsidP="00DB0122">
      <w:pPr>
        <w:rPr>
          <w:i/>
          <w:sz w:val="22"/>
          <w:szCs w:val="22"/>
        </w:rPr>
      </w:pPr>
      <w:r>
        <w:rPr>
          <w:i/>
          <w:sz w:val="22"/>
          <w:szCs w:val="22"/>
        </w:rPr>
        <w:t>Work place a</w:t>
      </w:r>
      <w:r w:rsidR="00DB0122" w:rsidRPr="00DB0122">
        <w:rPr>
          <w:i/>
          <w:sz w:val="22"/>
          <w:szCs w:val="22"/>
        </w:rPr>
        <w:t>ddress:</w:t>
      </w:r>
      <w:r w:rsidR="00DB0122" w:rsidRPr="00DB0122">
        <w:rPr>
          <w:i/>
          <w:sz w:val="22"/>
          <w:szCs w:val="22"/>
        </w:rPr>
        <w:tab/>
      </w:r>
      <w:r w:rsidR="00DB0122" w:rsidRPr="00DB0122">
        <w:rPr>
          <w:i/>
          <w:sz w:val="22"/>
          <w:szCs w:val="22"/>
        </w:rPr>
        <w:tab/>
      </w:r>
      <w:r w:rsidR="00DB0122">
        <w:rPr>
          <w:sz w:val="22"/>
          <w:szCs w:val="22"/>
          <w:lang w:val="nb-NO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="00DB0122" w:rsidRPr="00DB0122">
        <w:rPr>
          <w:sz w:val="22"/>
          <w:szCs w:val="22"/>
        </w:rPr>
        <w:instrText xml:space="preserve"> FORMTEXT </w:instrText>
      </w:r>
      <w:r w:rsidR="00DB0122">
        <w:rPr>
          <w:sz w:val="22"/>
          <w:szCs w:val="22"/>
          <w:lang w:val="nb-NO"/>
        </w:rPr>
      </w:r>
      <w:r w:rsidR="00DB0122">
        <w:rPr>
          <w:sz w:val="22"/>
          <w:szCs w:val="22"/>
          <w:lang w:val="nb-NO"/>
        </w:rPr>
        <w:fldChar w:fldCharType="separate"/>
      </w:r>
      <w:r w:rsidR="00DB0122">
        <w:rPr>
          <w:noProof/>
          <w:sz w:val="22"/>
          <w:szCs w:val="22"/>
          <w:lang w:val="nb-NO"/>
        </w:rPr>
        <w:t> </w:t>
      </w:r>
      <w:r w:rsidR="00DB0122">
        <w:rPr>
          <w:noProof/>
          <w:sz w:val="22"/>
          <w:szCs w:val="22"/>
          <w:lang w:val="nb-NO"/>
        </w:rPr>
        <w:t> </w:t>
      </w:r>
      <w:r w:rsidR="00DB0122">
        <w:rPr>
          <w:noProof/>
          <w:sz w:val="22"/>
          <w:szCs w:val="22"/>
          <w:lang w:val="nb-NO"/>
        </w:rPr>
        <w:t> </w:t>
      </w:r>
      <w:r w:rsidR="00DB0122">
        <w:rPr>
          <w:noProof/>
          <w:sz w:val="22"/>
          <w:szCs w:val="22"/>
          <w:lang w:val="nb-NO"/>
        </w:rPr>
        <w:t> </w:t>
      </w:r>
      <w:r w:rsidR="00DB0122">
        <w:rPr>
          <w:noProof/>
          <w:sz w:val="22"/>
          <w:szCs w:val="22"/>
          <w:lang w:val="nb-NO"/>
        </w:rPr>
        <w:t> </w:t>
      </w:r>
      <w:r w:rsidR="00DB0122">
        <w:rPr>
          <w:sz w:val="22"/>
          <w:szCs w:val="22"/>
          <w:lang w:val="nb-NO"/>
        </w:rPr>
        <w:fldChar w:fldCharType="end"/>
      </w:r>
    </w:p>
    <w:p w14:paraId="77BC84A9" w14:textId="77777777" w:rsidR="00DB0122" w:rsidRPr="00DB0122" w:rsidRDefault="00DB0122" w:rsidP="00DB0122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>E-mail:</w:t>
      </w:r>
      <w:r w:rsidRPr="00DB0122"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7BC84AA" w14:textId="77777777" w:rsidR="00DB0122" w:rsidRPr="00DB0122" w:rsidRDefault="00DB0122" w:rsidP="00DB0122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>Telephone:</w:t>
      </w:r>
      <w:r w:rsidRPr="00DB0122"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7BC84AD" w14:textId="77777777" w:rsidR="00EB5B9C" w:rsidRPr="00DB0122" w:rsidRDefault="00EB5B9C" w:rsidP="00D457FC">
      <w:pPr>
        <w:spacing w:line="360" w:lineRule="auto"/>
        <w:rPr>
          <w:b/>
        </w:rPr>
      </w:pPr>
    </w:p>
    <w:p w14:paraId="77BC84AE" w14:textId="50B085A7" w:rsidR="00D457FC" w:rsidRPr="006B62FE" w:rsidRDefault="00523A84" w:rsidP="00D457FC">
      <w:pPr>
        <w:spacing w:line="360" w:lineRule="auto"/>
        <w:rPr>
          <w:b/>
        </w:rPr>
      </w:pPr>
      <w:r w:rsidRPr="006B62FE">
        <w:rPr>
          <w:b/>
        </w:rPr>
        <w:t>O</w:t>
      </w:r>
      <w:r w:rsidR="00D457FC" w:rsidRPr="006B62FE">
        <w:rPr>
          <w:b/>
        </w:rPr>
        <w:t>pponent</w:t>
      </w:r>
      <w:r w:rsidRPr="006B62FE">
        <w:rPr>
          <w:b/>
        </w:rPr>
        <w:t xml:space="preserve"> 3 (</w:t>
      </w:r>
      <w:r w:rsidR="0027578D">
        <w:rPr>
          <w:b/>
        </w:rPr>
        <w:t>administrator</w:t>
      </w:r>
      <w:r w:rsidRPr="006B62FE">
        <w:rPr>
          <w:b/>
        </w:rPr>
        <w:t>)</w:t>
      </w:r>
      <w:r w:rsidR="00D457FC" w:rsidRPr="006B62FE">
        <w:rPr>
          <w:b/>
        </w:rPr>
        <w:t>:</w:t>
      </w:r>
    </w:p>
    <w:p w14:paraId="4AF39EAA" w14:textId="77777777" w:rsidR="001E2D4B" w:rsidRPr="00DB0122" w:rsidRDefault="001E2D4B" w:rsidP="001E2D4B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>Name:</w:t>
      </w:r>
      <w:r w:rsidRPr="00DB0122"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F1AABF5" w14:textId="77777777" w:rsidR="001E2D4B" w:rsidRPr="00DB0122" w:rsidRDefault="001E2D4B" w:rsidP="001E2D4B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>Title and degree:</w:t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3D43CBCB" w14:textId="77777777" w:rsidR="001E2D4B" w:rsidRPr="00DB0122" w:rsidRDefault="001E2D4B" w:rsidP="001E2D4B">
      <w:pPr>
        <w:rPr>
          <w:i/>
          <w:sz w:val="22"/>
          <w:szCs w:val="22"/>
        </w:rPr>
      </w:pPr>
      <w:r>
        <w:rPr>
          <w:i/>
          <w:sz w:val="22"/>
          <w:szCs w:val="22"/>
        </w:rPr>
        <w:t>Gender</w:t>
      </w:r>
      <w:r>
        <w:rPr>
          <w:i/>
          <w:sz w:val="22"/>
          <w:szCs w:val="22"/>
        </w:rPr>
        <w:tab/>
        <w:t>:</w:t>
      </w:r>
      <w:r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6CEDF2E6" w14:textId="77777777" w:rsidR="001E2D4B" w:rsidRPr="00DB0122" w:rsidRDefault="001E2D4B" w:rsidP="001E2D4B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 xml:space="preserve">Affiliated work place (institution): </w:t>
      </w:r>
      <w:r>
        <w:rPr>
          <w:sz w:val="22"/>
          <w:szCs w:val="22"/>
          <w:lang w:val="nb-NO"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F8C5EAE" w14:textId="77777777" w:rsidR="001E2D4B" w:rsidRPr="00DB0122" w:rsidRDefault="001E2D4B" w:rsidP="001E2D4B">
      <w:pPr>
        <w:rPr>
          <w:i/>
          <w:sz w:val="22"/>
          <w:szCs w:val="22"/>
        </w:rPr>
      </w:pPr>
      <w:r>
        <w:rPr>
          <w:i/>
          <w:sz w:val="22"/>
          <w:szCs w:val="22"/>
        </w:rPr>
        <w:t>Work place a</w:t>
      </w:r>
      <w:r w:rsidRPr="00DB0122">
        <w:rPr>
          <w:i/>
          <w:sz w:val="22"/>
          <w:szCs w:val="22"/>
        </w:rPr>
        <w:t>ddress:</w:t>
      </w:r>
      <w:r w:rsidRPr="00DB0122"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47194673" w14:textId="77777777" w:rsidR="001E2D4B" w:rsidRPr="00DB0122" w:rsidRDefault="001E2D4B" w:rsidP="001E2D4B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>E-mail:</w:t>
      </w:r>
      <w:r w:rsidRPr="00DB0122"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2FB092C1" w14:textId="77777777" w:rsidR="001E2D4B" w:rsidRPr="00DB0122" w:rsidRDefault="001E2D4B" w:rsidP="001E2D4B">
      <w:pPr>
        <w:rPr>
          <w:i/>
          <w:sz w:val="22"/>
          <w:szCs w:val="22"/>
        </w:rPr>
      </w:pPr>
      <w:r w:rsidRPr="00DB0122">
        <w:rPr>
          <w:i/>
          <w:sz w:val="22"/>
          <w:szCs w:val="22"/>
        </w:rPr>
        <w:t>Telephone:</w:t>
      </w:r>
      <w:r w:rsidRPr="00DB0122">
        <w:rPr>
          <w:i/>
          <w:sz w:val="22"/>
          <w:szCs w:val="22"/>
        </w:rPr>
        <w:tab/>
      </w:r>
      <w:r w:rsidRPr="00DB0122">
        <w:rPr>
          <w:i/>
          <w:sz w:val="22"/>
          <w:szCs w:val="22"/>
        </w:rPr>
        <w:tab/>
      </w:r>
      <w:r>
        <w:rPr>
          <w:sz w:val="22"/>
          <w:szCs w:val="22"/>
          <w:lang w:val="nb-NO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7BC84B7" w14:textId="77777777" w:rsidR="00DB0122" w:rsidRDefault="00DB0122"/>
    <w:p w14:paraId="77BC84B8" w14:textId="77777777" w:rsidR="00DB0122" w:rsidRDefault="00DB0122"/>
    <w:p w14:paraId="77BC84B9" w14:textId="77777777" w:rsidR="00DB0122" w:rsidRDefault="00DB0122"/>
    <w:p w14:paraId="77BC84BA" w14:textId="77777777" w:rsidR="00DB0122" w:rsidRDefault="00DB0122"/>
    <w:p w14:paraId="77BC84BB" w14:textId="77777777" w:rsidR="00DB0122" w:rsidRDefault="00DB0122"/>
    <w:p w14:paraId="77BC84BC" w14:textId="77777777" w:rsidR="00DB0122" w:rsidRDefault="00DB0122"/>
    <w:p w14:paraId="77BC84BD" w14:textId="6FAA4C4E" w:rsidR="00DB0122" w:rsidRPr="002B5408" w:rsidRDefault="00DB0122">
      <w:r w:rsidRPr="00DB0122">
        <w:t xml:space="preserve">The assessment committee should </w:t>
      </w:r>
      <w:r w:rsidR="0027578D">
        <w:t>ideally</w:t>
      </w:r>
      <w:r w:rsidRPr="00DB0122">
        <w:t xml:space="preserve"> </w:t>
      </w:r>
      <w:r w:rsidR="002B5408">
        <w:t>be comprised</w:t>
      </w:r>
      <w:r w:rsidRPr="00DB0122">
        <w:t xml:space="preserve"> of members of both </w:t>
      </w:r>
      <w:r w:rsidR="0027578D">
        <w:t>genders</w:t>
      </w:r>
      <w:r w:rsidR="0027578D" w:rsidRPr="00DB0122">
        <w:t xml:space="preserve"> </w:t>
      </w:r>
      <w:r w:rsidRPr="00DB0122">
        <w:t>and at leas</w:t>
      </w:r>
      <w:r>
        <w:t xml:space="preserve">t one member </w:t>
      </w:r>
      <w:r w:rsidR="006C6808">
        <w:t xml:space="preserve">must </w:t>
      </w:r>
      <w:r>
        <w:t xml:space="preserve">come from an institution </w:t>
      </w:r>
      <w:r w:rsidR="002B5408">
        <w:t>abroad</w:t>
      </w:r>
      <w:r>
        <w:t xml:space="preserve">. If the proposal does not comply with these </w:t>
      </w:r>
      <w:r>
        <w:lastRenderedPageBreak/>
        <w:t xml:space="preserve">regulations, </w:t>
      </w:r>
      <w:r w:rsidRPr="00DB0122">
        <w:rPr>
          <w:u w:val="single"/>
        </w:rPr>
        <w:t xml:space="preserve">the reason/s for this must be </w:t>
      </w:r>
      <w:r>
        <w:rPr>
          <w:u w:val="single"/>
        </w:rPr>
        <w:t>stated below</w:t>
      </w:r>
      <w:r>
        <w:t xml:space="preserve">. The statement should also </w:t>
      </w:r>
      <w:r w:rsidR="002B5408">
        <w:t>explain</w:t>
      </w:r>
      <w:r>
        <w:t xml:space="preserve"> how the committee collectively covers the academic field of the dissertation.   </w:t>
      </w:r>
    </w:p>
    <w:p w14:paraId="77BC84BE" w14:textId="77777777" w:rsidR="00630497" w:rsidRPr="00DB0122" w:rsidRDefault="00630497"/>
    <w:p w14:paraId="77BC84BF" w14:textId="1D17C886" w:rsidR="00630497" w:rsidRPr="00DB0122" w:rsidRDefault="00DB0122">
      <w:pPr>
        <w:rPr>
          <w:b/>
        </w:rPr>
      </w:pPr>
      <w:r w:rsidRPr="008375C2">
        <w:rPr>
          <w:b/>
        </w:rPr>
        <w:t xml:space="preserve">Reason/s for </w:t>
      </w:r>
      <w:r w:rsidR="008375C2" w:rsidRPr="008375C2">
        <w:rPr>
          <w:b/>
        </w:rPr>
        <w:t>the adjudication</w:t>
      </w:r>
      <w:r w:rsidR="008375C2" w:rsidRPr="008375C2">
        <w:rPr>
          <w:b/>
        </w:rPr>
        <w:t xml:space="preserve"> committee</w:t>
      </w:r>
      <w:r w:rsidR="008375C2" w:rsidRPr="008375C2">
        <w:rPr>
          <w:b/>
        </w:rPr>
        <w:t xml:space="preserve"> not </w:t>
      </w:r>
      <w:r w:rsidR="006801AE">
        <w:rPr>
          <w:b/>
        </w:rPr>
        <w:t>comprising</w:t>
      </w:r>
      <w:r w:rsidR="008375C2" w:rsidRPr="008375C2">
        <w:rPr>
          <w:b/>
        </w:rPr>
        <w:t xml:space="preserve"> members of both genders</w:t>
      </w:r>
      <w:r w:rsidRPr="008375C2">
        <w:rPr>
          <w:b/>
        </w:rPr>
        <w:t xml:space="preserve"> </w:t>
      </w:r>
      <w:ins w:id="7" w:author="Jean-Raphael Martinez" w:date="2024-02-02T11:10:00Z">
        <w:r w:rsidR="008375C2" w:rsidRPr="008375C2">
          <w:rPr>
            <w:b/>
          </w:rPr>
          <w:t>t</w:t>
        </w:r>
      </w:ins>
      <w:r w:rsidR="008375C2">
        <w:rPr>
          <w:b/>
        </w:rPr>
        <w:t xml:space="preserve"> and</w:t>
      </w:r>
      <w:r w:rsidRPr="008375C2">
        <w:rPr>
          <w:b/>
        </w:rPr>
        <w:t>/</w:t>
      </w:r>
      <w:r w:rsidR="008375C2">
        <w:rPr>
          <w:b/>
        </w:rPr>
        <w:t xml:space="preserve">or </w:t>
      </w:r>
      <w:r w:rsidR="006801AE">
        <w:rPr>
          <w:b/>
        </w:rPr>
        <w:t>lacking</w:t>
      </w:r>
      <w:r w:rsidR="008375C2">
        <w:rPr>
          <w:b/>
        </w:rPr>
        <w:t xml:space="preserve"> </w:t>
      </w:r>
      <w:r w:rsidRPr="008375C2">
        <w:rPr>
          <w:b/>
        </w:rPr>
        <w:t>foreign committee members</w:t>
      </w:r>
      <w:r>
        <w:rPr>
          <w:b/>
        </w:rPr>
        <w:t>:</w:t>
      </w:r>
    </w:p>
    <w:p w14:paraId="77BC84C0" w14:textId="77777777" w:rsidR="00630497" w:rsidRPr="00DB0122" w:rsidRDefault="00630497">
      <w:pPr>
        <w:rPr>
          <w:i/>
          <w:sz w:val="22"/>
          <w:szCs w:val="22"/>
        </w:rPr>
      </w:pPr>
    </w:p>
    <w:p w14:paraId="77BC84C1" w14:textId="77777777" w:rsidR="00630497" w:rsidRPr="00DB0122" w:rsidRDefault="00630497">
      <w:r>
        <w:rPr>
          <w:sz w:val="22"/>
          <w:szCs w:val="22"/>
          <w:lang w:val="nb-NO"/>
        </w:rPr>
        <w:fldChar w:fldCharType="begin">
          <w:ffData>
            <w:name w:val="Text8"/>
            <w:enabled/>
            <w:calcOnExit w:val="0"/>
            <w:textInput/>
          </w:ffData>
        </w:fldChar>
      </w:r>
      <w:bookmarkStart w:id="8" w:name="Text8"/>
      <w:r w:rsidRPr="00DB0122">
        <w:rPr>
          <w:sz w:val="22"/>
          <w:szCs w:val="22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  <w:bookmarkEnd w:id="8"/>
    </w:p>
    <w:p w14:paraId="77BC84C2" w14:textId="77777777" w:rsidR="00630497" w:rsidRPr="00DB0122" w:rsidRDefault="00630497"/>
    <w:p w14:paraId="77BC84C3" w14:textId="77777777" w:rsidR="00630497" w:rsidRPr="00DB0122" w:rsidRDefault="00DB0122">
      <w:r w:rsidRPr="00DB0122">
        <w:t>Grounds for choice of committee members (</w:t>
      </w:r>
      <w:r w:rsidRPr="00B71A3D">
        <w:rPr>
          <w:i/>
        </w:rPr>
        <w:t xml:space="preserve">Short description of scientific qualifications and reasons for why the member in question is </w:t>
      </w:r>
      <w:r w:rsidR="00B71A3D" w:rsidRPr="00B71A3D">
        <w:rPr>
          <w:i/>
        </w:rPr>
        <w:t>suited for the role as an opponent</w:t>
      </w:r>
      <w:r w:rsidR="00B71A3D">
        <w:t>):</w:t>
      </w:r>
      <w:r w:rsidR="00523A84" w:rsidRPr="00DB0122">
        <w:t xml:space="preserve"> </w:t>
      </w:r>
    </w:p>
    <w:p w14:paraId="77BC84C4" w14:textId="77777777" w:rsidR="002B5408" w:rsidRPr="006B62FE" w:rsidRDefault="002B5408" w:rsidP="00D457FC">
      <w:pPr>
        <w:spacing w:line="360" w:lineRule="auto"/>
        <w:rPr>
          <w:b/>
        </w:rPr>
      </w:pPr>
    </w:p>
    <w:p w14:paraId="77BC84C5" w14:textId="77777777" w:rsidR="00523A84" w:rsidRPr="00523A84" w:rsidRDefault="00523A84" w:rsidP="00D457FC">
      <w:pPr>
        <w:spacing w:line="360" w:lineRule="auto"/>
        <w:rPr>
          <w:b/>
          <w:lang w:val="nb-NO"/>
        </w:rPr>
      </w:pPr>
      <w:r w:rsidRPr="00523A84">
        <w:rPr>
          <w:b/>
          <w:lang w:val="nb-NO"/>
        </w:rPr>
        <w:t>Opponent 1</w:t>
      </w:r>
    </w:p>
    <w:p w14:paraId="77BC84C6" w14:textId="77777777" w:rsidR="00630497" w:rsidRDefault="00630497">
      <w:pPr>
        <w:rPr>
          <w:sz w:val="22"/>
          <w:szCs w:val="22"/>
          <w:lang w:val="nb-NO"/>
        </w:rPr>
      </w:pPr>
      <w:r>
        <w:rPr>
          <w:sz w:val="22"/>
          <w:szCs w:val="22"/>
          <w:lang w:val="nb-NO"/>
        </w:rPr>
        <w:fldChar w:fldCharType="begin">
          <w:ffData>
            <w:name w:val=""/>
            <w:enabled/>
            <w:calcOnExit w:val="0"/>
            <w:textInput/>
          </w:ffData>
        </w:fldChar>
      </w:r>
      <w:r>
        <w:rPr>
          <w:sz w:val="22"/>
          <w:szCs w:val="22"/>
          <w:lang w:val="nb-NO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7BC84C7" w14:textId="77777777" w:rsidR="00EB5B9C" w:rsidRDefault="00EB5B9C" w:rsidP="00523A84">
      <w:pPr>
        <w:spacing w:line="360" w:lineRule="auto"/>
        <w:rPr>
          <w:b/>
          <w:lang w:val="nb-NO"/>
        </w:rPr>
      </w:pPr>
    </w:p>
    <w:p w14:paraId="77BC84C8" w14:textId="77777777" w:rsidR="00523A84" w:rsidRPr="00523A84" w:rsidRDefault="00523A84" w:rsidP="00523A84">
      <w:pPr>
        <w:spacing w:line="360" w:lineRule="auto"/>
        <w:rPr>
          <w:b/>
          <w:lang w:val="nb-NO"/>
        </w:rPr>
      </w:pPr>
      <w:r>
        <w:rPr>
          <w:b/>
          <w:lang w:val="nb-NO"/>
        </w:rPr>
        <w:t>Opponent 2</w:t>
      </w:r>
    </w:p>
    <w:p w14:paraId="77BC84C9" w14:textId="77777777" w:rsidR="00630497" w:rsidRDefault="00630497">
      <w:pPr>
        <w:rPr>
          <w:sz w:val="22"/>
          <w:szCs w:val="22"/>
          <w:lang w:val="nb-NO"/>
        </w:rPr>
      </w:pPr>
      <w:r>
        <w:rPr>
          <w:sz w:val="22"/>
          <w:szCs w:val="22"/>
          <w:lang w:val="nb-NO"/>
        </w:rPr>
        <w:fldChar w:fldCharType="begin">
          <w:ffData>
            <w:name w:val=""/>
            <w:enabled/>
            <w:calcOnExit w:val="0"/>
            <w:textInput/>
          </w:ffData>
        </w:fldChar>
      </w:r>
      <w:r>
        <w:rPr>
          <w:sz w:val="22"/>
          <w:szCs w:val="22"/>
          <w:lang w:val="nb-NO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7BC84CA" w14:textId="77777777" w:rsidR="00EB5B9C" w:rsidRDefault="00EB5B9C" w:rsidP="00523A84">
      <w:pPr>
        <w:spacing w:line="360" w:lineRule="auto"/>
        <w:rPr>
          <w:b/>
          <w:lang w:val="nb-NO"/>
        </w:rPr>
      </w:pPr>
    </w:p>
    <w:p w14:paraId="77BC84CB" w14:textId="77777777" w:rsidR="00523A84" w:rsidRPr="00523A84" w:rsidRDefault="00523A84" w:rsidP="00523A84">
      <w:pPr>
        <w:spacing w:line="360" w:lineRule="auto"/>
        <w:rPr>
          <w:b/>
          <w:lang w:val="nb-NO"/>
        </w:rPr>
      </w:pPr>
      <w:r>
        <w:rPr>
          <w:b/>
          <w:lang w:val="nb-NO"/>
        </w:rPr>
        <w:t>Opponent 3</w:t>
      </w:r>
    </w:p>
    <w:p w14:paraId="77BC84CC" w14:textId="77777777" w:rsidR="00523A84" w:rsidRDefault="00630497" w:rsidP="0043169C">
      <w:pPr>
        <w:rPr>
          <w:sz w:val="22"/>
          <w:szCs w:val="22"/>
          <w:lang w:val="nb-NO"/>
        </w:rPr>
      </w:pPr>
      <w:r>
        <w:rPr>
          <w:sz w:val="22"/>
          <w:szCs w:val="22"/>
          <w:lang w:val="nb-NO"/>
        </w:rPr>
        <w:fldChar w:fldCharType="begin">
          <w:ffData>
            <w:name w:val=""/>
            <w:enabled/>
            <w:calcOnExit w:val="0"/>
            <w:textInput/>
          </w:ffData>
        </w:fldChar>
      </w:r>
      <w:r>
        <w:rPr>
          <w:sz w:val="22"/>
          <w:szCs w:val="22"/>
          <w:lang w:val="nb-NO"/>
        </w:rPr>
        <w:instrText xml:space="preserve"> FORMTEXT </w:instrText>
      </w:r>
      <w:r>
        <w:rPr>
          <w:sz w:val="22"/>
          <w:szCs w:val="22"/>
          <w:lang w:val="nb-NO"/>
        </w:rPr>
      </w:r>
      <w:r>
        <w:rPr>
          <w:sz w:val="22"/>
          <w:szCs w:val="22"/>
          <w:lang w:val="nb-NO"/>
        </w:rPr>
        <w:fldChar w:fldCharType="separate"/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noProof/>
          <w:sz w:val="22"/>
          <w:szCs w:val="22"/>
          <w:lang w:val="nb-NO"/>
        </w:rPr>
        <w:t> </w:t>
      </w:r>
      <w:r>
        <w:rPr>
          <w:sz w:val="22"/>
          <w:szCs w:val="22"/>
          <w:lang w:val="nb-NO"/>
        </w:rPr>
        <w:fldChar w:fldCharType="end"/>
      </w:r>
    </w:p>
    <w:p w14:paraId="77BC84CD" w14:textId="77777777" w:rsidR="0043169C" w:rsidRDefault="0043169C" w:rsidP="0043169C">
      <w:pPr>
        <w:rPr>
          <w:lang w:val="nb-NO"/>
        </w:rPr>
      </w:pPr>
    </w:p>
    <w:p w14:paraId="77BC84CE" w14:textId="77777777" w:rsidR="00B71A3D" w:rsidRDefault="00B71A3D" w:rsidP="0043169C">
      <w:pPr>
        <w:rPr>
          <w:b/>
          <w:lang w:val="nb-NO"/>
        </w:rPr>
      </w:pPr>
    </w:p>
    <w:p w14:paraId="77BC84CF" w14:textId="27384FEB" w:rsidR="00F07BC1" w:rsidRPr="00F07BC1" w:rsidRDefault="00B71A3D" w:rsidP="00F07BC1">
      <w:pPr>
        <w:rPr>
          <w:b/>
        </w:rPr>
      </w:pPr>
      <w:r w:rsidRPr="00F07BC1">
        <w:rPr>
          <w:b/>
        </w:rPr>
        <w:t>All</w:t>
      </w:r>
      <w:r w:rsidR="00F07BC1" w:rsidRPr="00F07BC1">
        <w:rPr>
          <w:b/>
        </w:rPr>
        <w:t xml:space="preserve"> 3 opponents must fill in and sign the </w:t>
      </w:r>
      <w:r w:rsidR="006C6808">
        <w:rPr>
          <w:b/>
        </w:rPr>
        <w:t>declaration of neutrality</w:t>
      </w:r>
      <w:r w:rsidR="002A0BD5">
        <w:rPr>
          <w:b/>
        </w:rPr>
        <w:t xml:space="preserve">. </w:t>
      </w:r>
      <w:r w:rsidR="00F07BC1" w:rsidRPr="00F07BC1">
        <w:rPr>
          <w:b/>
        </w:rPr>
        <w:t xml:space="preserve">The 3 </w:t>
      </w:r>
      <w:r w:rsidR="006C6808">
        <w:rPr>
          <w:b/>
        </w:rPr>
        <w:t>declarations</w:t>
      </w:r>
      <w:r w:rsidR="00F07BC1" w:rsidRPr="00F07BC1">
        <w:rPr>
          <w:b/>
        </w:rPr>
        <w:t xml:space="preserve"> must be </w:t>
      </w:r>
      <w:r w:rsidR="00F07BC1">
        <w:rPr>
          <w:b/>
        </w:rPr>
        <w:t>enclosed with</w:t>
      </w:r>
      <w:r w:rsidR="00F07BC1" w:rsidRPr="00F07BC1">
        <w:rPr>
          <w:b/>
        </w:rPr>
        <w:t xml:space="preserve"> this form when sent to the Faculty.</w:t>
      </w:r>
    </w:p>
    <w:p w14:paraId="77BC84D0" w14:textId="77777777" w:rsidR="00B71A3D" w:rsidRPr="00F07BC1" w:rsidRDefault="00B71A3D" w:rsidP="0043169C">
      <w:pPr>
        <w:rPr>
          <w:b/>
        </w:rPr>
      </w:pPr>
    </w:p>
    <w:p w14:paraId="77BC84D1" w14:textId="77777777" w:rsidR="0043169C" w:rsidRPr="00F07BC1" w:rsidRDefault="0043169C" w:rsidP="0043169C">
      <w:pPr>
        <w:rPr>
          <w:sz w:val="22"/>
          <w:szCs w:val="22"/>
        </w:rPr>
      </w:pPr>
    </w:p>
    <w:p w14:paraId="77BC84D2" w14:textId="6C8BBDEF" w:rsidR="00D457FC" w:rsidRPr="006B62FE" w:rsidRDefault="00F07BC1">
      <w:pPr>
        <w:rPr>
          <w:sz w:val="22"/>
          <w:szCs w:val="22"/>
        </w:rPr>
      </w:pPr>
      <w:r w:rsidRPr="00F07BC1">
        <w:rPr>
          <w:sz w:val="22"/>
          <w:szCs w:val="22"/>
        </w:rPr>
        <w:t xml:space="preserve">The Faculty will inform the Department about the appointment, and the Department informs the </w:t>
      </w:r>
      <w:r w:rsidR="006C6808">
        <w:rPr>
          <w:sz w:val="22"/>
          <w:szCs w:val="22"/>
        </w:rPr>
        <w:t>student</w:t>
      </w:r>
      <w:r w:rsidR="006C6808" w:rsidRPr="00F07BC1">
        <w:rPr>
          <w:sz w:val="22"/>
          <w:szCs w:val="22"/>
        </w:rPr>
        <w:t xml:space="preserve"> </w:t>
      </w:r>
      <w:r w:rsidRPr="00F07BC1">
        <w:rPr>
          <w:sz w:val="22"/>
          <w:szCs w:val="22"/>
        </w:rPr>
        <w:t xml:space="preserve">and the members of the </w:t>
      </w:r>
      <w:r w:rsidR="006C6808">
        <w:rPr>
          <w:sz w:val="22"/>
          <w:szCs w:val="22"/>
        </w:rPr>
        <w:t xml:space="preserve">adjudication </w:t>
      </w:r>
      <w:r w:rsidRPr="00F07BC1">
        <w:rPr>
          <w:sz w:val="22"/>
          <w:szCs w:val="22"/>
        </w:rPr>
        <w:t>committee</w:t>
      </w:r>
      <w:r>
        <w:rPr>
          <w:sz w:val="22"/>
          <w:szCs w:val="22"/>
        </w:rPr>
        <w:t xml:space="preserve"> and also ensures that the members are sent a copy of the dissertation and governing regulations. </w:t>
      </w:r>
      <w:r w:rsidRPr="00F07BC1">
        <w:rPr>
          <w:sz w:val="22"/>
          <w:szCs w:val="22"/>
        </w:rPr>
        <w:t xml:space="preserve">The committee will be informed about the deadline for assessment. </w:t>
      </w:r>
    </w:p>
    <w:p w14:paraId="77BC84D3" w14:textId="77777777" w:rsidR="00F07BC1" w:rsidRDefault="00F07BC1" w:rsidP="009F6F66">
      <w:pPr>
        <w:spacing w:line="360" w:lineRule="auto"/>
      </w:pPr>
      <w:r w:rsidRPr="00F07BC1">
        <w:t xml:space="preserve"> </w:t>
      </w:r>
    </w:p>
    <w:p w14:paraId="77BC84D4" w14:textId="77777777" w:rsidR="0043169C" w:rsidRPr="00F07BC1" w:rsidRDefault="0043169C" w:rsidP="009F6F66">
      <w:pPr>
        <w:spacing w:line="360" w:lineRule="auto"/>
      </w:pPr>
    </w:p>
    <w:p w14:paraId="77BC84D5" w14:textId="77777777" w:rsidR="00970621" w:rsidRDefault="00970621" w:rsidP="009F6F66">
      <w:pPr>
        <w:spacing w:line="360" w:lineRule="auto"/>
        <w:rPr>
          <w:lang w:val="nb-NO"/>
        </w:rPr>
      </w:pPr>
      <w:r>
        <w:rPr>
          <w:lang w:val="nb-NO"/>
        </w:rPr>
        <w:t>_____________________________________</w:t>
      </w:r>
    </w:p>
    <w:p w14:paraId="77BC84D6" w14:textId="480267D2" w:rsidR="0043169C" w:rsidRDefault="00970621" w:rsidP="009F6F66">
      <w:pPr>
        <w:spacing w:line="360" w:lineRule="auto"/>
        <w:rPr>
          <w:sz w:val="22"/>
          <w:szCs w:val="22"/>
          <w:lang w:val="nb-NO"/>
        </w:rPr>
      </w:pPr>
      <w:r>
        <w:rPr>
          <w:sz w:val="22"/>
          <w:szCs w:val="22"/>
          <w:lang w:val="nb-NO"/>
        </w:rPr>
        <w:t>D</w:t>
      </w:r>
      <w:r w:rsidR="00F07BC1">
        <w:rPr>
          <w:sz w:val="22"/>
          <w:szCs w:val="22"/>
          <w:lang w:val="nb-NO"/>
        </w:rPr>
        <w:t>ate and signature</w:t>
      </w:r>
      <w:r w:rsidR="006C6808">
        <w:rPr>
          <w:sz w:val="22"/>
          <w:szCs w:val="22"/>
          <w:lang w:val="nb-NO"/>
        </w:rPr>
        <w:t>, proposer</w:t>
      </w:r>
    </w:p>
    <w:sectPr w:rsidR="0043169C" w:rsidSect="0043169C">
      <w:headerReference w:type="default" r:id="rId8"/>
      <w:footerReference w:type="even" r:id="rId9"/>
      <w:footerReference w:type="default" r:id="rId10"/>
      <w:pgSz w:w="11907" w:h="16840" w:code="9"/>
      <w:pgMar w:top="964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3A30D" w14:textId="77777777" w:rsidR="003C7541" w:rsidRDefault="003C7541">
      <w:r>
        <w:separator/>
      </w:r>
    </w:p>
  </w:endnote>
  <w:endnote w:type="continuationSeparator" w:id="0">
    <w:p w14:paraId="572DABA7" w14:textId="77777777" w:rsidR="003C7541" w:rsidRDefault="003C7541">
      <w:r>
        <w:continuationSeparator/>
      </w:r>
    </w:p>
  </w:endnote>
  <w:endnote w:type="continuationNotice" w:id="1">
    <w:p w14:paraId="59A6C895" w14:textId="77777777" w:rsidR="003C7541" w:rsidRDefault="003C75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C84E0" w14:textId="77777777" w:rsidR="005A0D2B" w:rsidRDefault="005A0D2B" w:rsidP="00FF367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BC84E1" w14:textId="77777777" w:rsidR="005A0D2B" w:rsidRDefault="005A0D2B" w:rsidP="00FF367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C84E2" w14:textId="77777777" w:rsidR="005A0D2B" w:rsidRDefault="005A0D2B" w:rsidP="00FF367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706D9">
      <w:rPr>
        <w:rStyle w:val="PageNumber"/>
        <w:noProof/>
      </w:rPr>
      <w:t>1</w:t>
    </w:r>
    <w:r>
      <w:rPr>
        <w:rStyle w:val="PageNumber"/>
      </w:rPr>
      <w:fldChar w:fldCharType="end"/>
    </w:r>
  </w:p>
  <w:p w14:paraId="77BC84E3" w14:textId="77777777" w:rsidR="005A0D2B" w:rsidRDefault="005A0D2B" w:rsidP="00FF367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B351D" w14:textId="77777777" w:rsidR="003C7541" w:rsidRDefault="003C7541">
      <w:r>
        <w:separator/>
      </w:r>
    </w:p>
  </w:footnote>
  <w:footnote w:type="continuationSeparator" w:id="0">
    <w:p w14:paraId="359F3050" w14:textId="77777777" w:rsidR="003C7541" w:rsidRDefault="003C7541">
      <w:r>
        <w:continuationSeparator/>
      </w:r>
    </w:p>
  </w:footnote>
  <w:footnote w:type="continuationNotice" w:id="1">
    <w:p w14:paraId="1257A9C0" w14:textId="77777777" w:rsidR="003C7541" w:rsidRDefault="003C75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C84DD" w14:textId="77777777" w:rsidR="005A0D2B" w:rsidRDefault="005A0D2B">
    <w:pPr>
      <w:pStyle w:val="Header"/>
    </w:pPr>
  </w:p>
  <w:p w14:paraId="77BC84DE" w14:textId="77777777" w:rsidR="005A0D2B" w:rsidRDefault="005A0D2B">
    <w:pPr>
      <w:pStyle w:val="Header"/>
    </w:pPr>
  </w:p>
  <w:p w14:paraId="77BC84DF" w14:textId="77777777" w:rsidR="005A0D2B" w:rsidRDefault="005A0D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1712A"/>
    <w:multiLevelType w:val="multilevel"/>
    <w:tmpl w:val="3D2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0136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ean-Raphael Martinez">
    <w15:presenceInfo w15:providerId="AD" w15:userId="S::jeanm@uio.no::b010670d-1574-4e0e-8854-ed8f18aa98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formatting="1" w:enforcement="1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4C1A"/>
    <w:rsid w:val="000C7C01"/>
    <w:rsid w:val="000D51C9"/>
    <w:rsid w:val="00180CB1"/>
    <w:rsid w:val="001D4C1A"/>
    <w:rsid w:val="001E2D4B"/>
    <w:rsid w:val="0027578D"/>
    <w:rsid w:val="002A0BD5"/>
    <w:rsid w:val="002B5408"/>
    <w:rsid w:val="002E10B9"/>
    <w:rsid w:val="0031471A"/>
    <w:rsid w:val="00335CB8"/>
    <w:rsid w:val="003C64E2"/>
    <w:rsid w:val="003C71A1"/>
    <w:rsid w:val="003C7541"/>
    <w:rsid w:val="003D13CD"/>
    <w:rsid w:val="0043169C"/>
    <w:rsid w:val="00493B27"/>
    <w:rsid w:val="0050357C"/>
    <w:rsid w:val="00523A84"/>
    <w:rsid w:val="00533B81"/>
    <w:rsid w:val="005A0D2B"/>
    <w:rsid w:val="005F514B"/>
    <w:rsid w:val="00601177"/>
    <w:rsid w:val="00630497"/>
    <w:rsid w:val="00642747"/>
    <w:rsid w:val="006801AE"/>
    <w:rsid w:val="006941D1"/>
    <w:rsid w:val="006B62FE"/>
    <w:rsid w:val="006C6808"/>
    <w:rsid w:val="006F6401"/>
    <w:rsid w:val="007007B2"/>
    <w:rsid w:val="0072640D"/>
    <w:rsid w:val="007343D3"/>
    <w:rsid w:val="007706D9"/>
    <w:rsid w:val="008375C2"/>
    <w:rsid w:val="00852E5C"/>
    <w:rsid w:val="00855CBE"/>
    <w:rsid w:val="00881594"/>
    <w:rsid w:val="008B350A"/>
    <w:rsid w:val="00970621"/>
    <w:rsid w:val="009F6F66"/>
    <w:rsid w:val="00A41C4D"/>
    <w:rsid w:val="00AE16A0"/>
    <w:rsid w:val="00AF4905"/>
    <w:rsid w:val="00B55408"/>
    <w:rsid w:val="00B71A3D"/>
    <w:rsid w:val="00BB405D"/>
    <w:rsid w:val="00C81B50"/>
    <w:rsid w:val="00D21E2A"/>
    <w:rsid w:val="00D457FC"/>
    <w:rsid w:val="00DB0122"/>
    <w:rsid w:val="00E2172C"/>
    <w:rsid w:val="00E96D48"/>
    <w:rsid w:val="00EB5B9C"/>
    <w:rsid w:val="00EE792B"/>
    <w:rsid w:val="00F07BC1"/>
    <w:rsid w:val="00F10956"/>
    <w:rsid w:val="00F4324F"/>
    <w:rsid w:val="00FF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BC848F"/>
  <w15:docId w15:val="{27F78AB6-4A1E-44C2-A2E3-2A9FA558B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2F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457FC"/>
    <w:pPr>
      <w:spacing w:before="100" w:beforeAutospacing="1" w:after="100" w:afterAutospacing="1"/>
    </w:pPr>
    <w:rPr>
      <w:rFonts w:ascii="Arial" w:hAnsi="Arial" w:cs="Arial"/>
    </w:rPr>
  </w:style>
  <w:style w:type="paragraph" w:styleId="Footer">
    <w:name w:val="footer"/>
    <w:basedOn w:val="Normal"/>
    <w:rsid w:val="00FF367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F3671"/>
  </w:style>
  <w:style w:type="paragraph" w:styleId="Header">
    <w:name w:val="header"/>
    <w:basedOn w:val="Normal"/>
    <w:rsid w:val="00BB405D"/>
    <w:pPr>
      <w:tabs>
        <w:tab w:val="center" w:pos="4320"/>
        <w:tab w:val="right" w:pos="8640"/>
      </w:tabs>
    </w:pPr>
  </w:style>
  <w:style w:type="paragraph" w:customStyle="1" w:styleId="gp-topp2">
    <w:name w:val="gp-topp2"/>
    <w:rsid w:val="00BB405D"/>
    <w:pPr>
      <w:framePr w:w="2835" w:hSpace="180" w:vSpace="180" w:wrap="auto" w:vAnchor="page" w:hAnchor="page" w:x="8292" w:y="2355"/>
      <w:spacing w:line="240" w:lineRule="atLeast"/>
      <w:jc w:val="right"/>
    </w:pPr>
    <w:rPr>
      <w:rFonts w:ascii="Times" w:hAnsi="Times" w:cs="Times"/>
      <w:b/>
      <w:bCs/>
      <w:lang w:eastAsia="nb-NO"/>
    </w:rPr>
  </w:style>
  <w:style w:type="paragraph" w:customStyle="1" w:styleId="gp-topp4">
    <w:name w:val="gp-topp4"/>
    <w:basedOn w:val="gp-topp2"/>
    <w:rsid w:val="00BB405D"/>
    <w:pPr>
      <w:framePr w:wrap="auto"/>
    </w:pPr>
    <w:rPr>
      <w:b w:val="0"/>
      <w:bCs w:val="0"/>
    </w:rPr>
  </w:style>
  <w:style w:type="character" w:styleId="Hyperlink">
    <w:name w:val="Hyperlink"/>
    <w:rsid w:val="00B55408"/>
    <w:rPr>
      <w:color w:val="0000FF"/>
      <w:u w:val="single"/>
    </w:rPr>
  </w:style>
  <w:style w:type="paragraph" w:styleId="Revision">
    <w:name w:val="Revision"/>
    <w:hidden/>
    <w:uiPriority w:val="99"/>
    <w:semiHidden/>
    <w:rsid w:val="005A0D2B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D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D2B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3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468">
          <w:marLeft w:val="735"/>
          <w:marRight w:val="45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F8AAA-B714-41F4-84C2-40231B510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433</Words>
  <Characters>2301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>SKJEMA FOR BEDØMMELSESKOMITÉ FOR DOKTORGRADSDISPUTAS</vt:lpstr>
      <vt:lpstr>SKJEMA FOR BEDØMMELSESKOMITÉ FOR DOKTORGRADSDISPUTAS</vt:lpstr>
    </vt:vector>
  </TitlesOfParts>
  <Company>Universitetet i Oslo</Company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SKJEMA FOR BEDØMMELSESKOMITÉ FOR DOKTORGRADSDISPUTAS</dc:title>
  <dc:creator>Merethe Bremer</dc:creator>
  <cp:lastModifiedBy>Jean-Raphael Martinez</cp:lastModifiedBy>
  <cp:revision>7</cp:revision>
  <cp:lastPrinted>2003-12-04T12:27:00Z</cp:lastPrinted>
  <dcterms:created xsi:type="dcterms:W3CDTF">2014-11-03T14:52:00Z</dcterms:created>
  <dcterms:modified xsi:type="dcterms:W3CDTF">2024-02-02T10:16:00Z</dcterms:modified>
</cp:coreProperties>
</file>