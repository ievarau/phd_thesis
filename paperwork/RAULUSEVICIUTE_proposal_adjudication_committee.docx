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_rels/document.xml.rels" ContentType="application/vnd.openxmlformats-package.relationships+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lang w:val="nb-NO"/>
        </w:rPr>
      </w:pPr>
      <w:r>
        <w:rPr>
          <w:b/>
          <w:lang w:val="nb-NO"/>
        </w:rPr>
        <mc:AlternateContent>
          <mc:Choice Requires="wps">
            <w:drawing>
              <wp:anchor behindDoc="0" distT="7620" distB="11430" distL="9525" distR="9525" simplePos="0" locked="0" layoutInCell="1" allowOverlap="1" relativeHeight="2" wp14:anchorId="77BC84D7">
                <wp:simplePos x="0" y="0"/>
                <wp:positionH relativeFrom="column">
                  <wp:posOffset>-152400</wp:posOffset>
                </wp:positionH>
                <wp:positionV relativeFrom="paragraph">
                  <wp:posOffset>-592455</wp:posOffset>
                </wp:positionV>
                <wp:extent cx="3124200" cy="685800"/>
                <wp:effectExtent l="6350" t="6350" r="6350" b="6350"/>
                <wp:wrapNone/>
                <wp:docPr id="1" name="Text Box 4"/>
                <a:graphic xmlns:a="http://schemas.openxmlformats.org/drawingml/2006/main">
                  <a:graphicData uri="http://schemas.microsoft.com/office/word/2010/wordprocessingShape">
                    <wps:wsp>
                      <wps:cNvSpPr/>
                      <wps:spPr>
                        <a:xfrm>
                          <a:off x="0" y="0"/>
                          <a:ext cx="3124080" cy="685800"/>
                        </a:xfrm>
                        <a:prstGeom prst="rect">
                          <a:avLst/>
                        </a:prstGeom>
                        <a:solidFill>
                          <a:srgbClr val="ffffff"/>
                        </a:solidFill>
                        <a:ln w="12700">
                          <a:solidFill>
                            <a:srgbClr val="000000"/>
                          </a:solidFill>
                          <a:miter/>
                        </a:ln>
                      </wps:spPr>
                      <wps:style>
                        <a:lnRef idx="0"/>
                        <a:fillRef idx="0"/>
                        <a:effectRef idx="0"/>
                        <a:fontRef idx="minor"/>
                      </wps:style>
                      <wps:txbx>
                        <w:txbxContent>
                          <w:p>
                            <w:pPr>
                              <w:pStyle w:val="FrameContents"/>
                              <w:rPr>
                                <w:b/>
                                <w:sz w:val="20"/>
                                <w:szCs w:val="20"/>
                              </w:rPr>
                            </w:pPr>
                            <w:r>
                              <w:rPr>
                                <w:b/>
                                <w:sz w:val="20"/>
                                <w:szCs w:val="20"/>
                              </w:rPr>
                              <w:t>Received by the Department on the following date (fill in):</w:t>
                            </w:r>
                          </w:p>
                        </w:txbxContent>
                      </wps:txbx>
                      <wps:bodyPr anchor="t" upright="1">
                        <a:noAutofit/>
                      </wps:bodyPr>
                    </wps:wsp>
                  </a:graphicData>
                </a:graphic>
              </wp:anchor>
            </w:drawing>
          </mc:Choice>
          <mc:Fallback>
            <w:pict>
              <v:rect id="shape_0" ID="Text Box 4" path="m0,0l-2147483645,0l-2147483645,-2147483646l0,-2147483646xe" fillcolor="white" stroked="t" o:allowincell="f" style="position:absolute;margin-left:-12pt;margin-top:-46.65pt;width:245.95pt;height:53.95pt;mso-wrap-style:square;v-text-anchor:top" wp14:anchorId="77BC84D7">
                <v:fill o:detectmouseclick="t" type="solid" color2="black"/>
                <v:stroke color="black" weight="12600" joinstyle="miter" endcap="flat"/>
                <v:textbox>
                  <w:txbxContent>
                    <w:p>
                      <w:pPr>
                        <w:pStyle w:val="FrameContents"/>
                        <w:rPr>
                          <w:b/>
                          <w:sz w:val="20"/>
                          <w:szCs w:val="20"/>
                        </w:rPr>
                      </w:pPr>
                      <w:r>
                        <w:rPr>
                          <w:b/>
                          <w:sz w:val="20"/>
                          <w:szCs w:val="20"/>
                        </w:rPr>
                        <w:t>Received by the Department on the following date (fill in):</w:t>
                      </w:r>
                    </w:p>
                  </w:txbxContent>
                </v:textbox>
                <w10:wrap type="none"/>
              </v:rect>
            </w:pict>
          </mc:Fallback>
        </mc:AlternateContent>
      </w:r>
    </w:p>
    <w:p>
      <w:pPr>
        <w:pStyle w:val="Normal"/>
        <w:spacing w:lineRule="auto" w:line="360"/>
        <w:jc w:val="center"/>
        <w:rPr>
          <w:b/>
        </w:rPr>
      </w:pPr>
      <w:r>
        <w:rPr>
          <w:b/>
        </w:rPr>
        <w:t>FORM FOR ADJUDICATION COMMITTEE FOR PHD DISPUTATION</w:t>
      </w:r>
    </w:p>
    <w:p>
      <w:pPr>
        <w:pStyle w:val="Normal"/>
        <w:spacing w:lineRule="auto" w:line="360"/>
        <w:rPr/>
      </w:pPr>
      <w:r>
        <w:rPr/>
        <w:t xml:space="preserve">Proposed by: </w:t>
      </w:r>
      <w:r>
        <w:fldChar w:fldCharType="begin">
          <w:ffData>
            <w:name w:val="Text11"/>
            <w:enabled/>
            <w:calcOnExit w:val="0"/>
            <w:textInput>
              <w:default w:val="&lt;navn veileder&gt;"/>
            </w:textInput>
          </w:ffData>
        </w:fldChar>
      </w:r>
      <w:r>
        <w:rPr/>
        <w:instrText xml:space="preserve"> FORMTEXT </w:instrText>
      </w:r>
      <w:r>
        <w:rPr/>
      </w:r>
      <w:r>
        <w:rPr/>
        <w:fldChar w:fldCharType="separate"/>
      </w:r>
      <w:r>
        <w:rPr/>
      </w:r>
      <w:r>
        <w:rPr>
          <w:i/>
          <w:shd w:fill="auto" w:val="clear"/>
        </w:rPr>
        <w:t>Anthony Mathelier</w:t>
      </w:r>
      <w:r/>
      <w:r>
        <w:rPr/>
        <w:fldChar w:fldCharType="end"/>
      </w:r>
      <w:r>
        <w:rPr/>
      </w:r>
    </w:p>
    <w:p>
      <w:pPr>
        <w:pStyle w:val="Normal"/>
        <w:spacing w:lineRule="auto" w:line="360"/>
        <w:rPr>
          <w:b/>
          <w:i/>
          <w:i/>
        </w:rPr>
      </w:pPr>
      <w:r>
        <w:rPr>
          <w:b/>
          <w:i/>
        </w:rPr>
        <w:t>NB! The form must be signed by the proposer before it is sent to the Faculty!</w:t>
      </w:r>
    </w:p>
    <w:p>
      <w:pPr>
        <w:pStyle w:val="Normal"/>
        <w:spacing w:lineRule="auto" w:line="360"/>
        <w:rPr/>
      </w:pPr>
      <w:r>
        <w:fldChar w:fldCharType="begin">
          <w:ffData>
            <w:name w:val="Text1"/>
            <w:enabled/>
            <w:calcOnExit w:val="0"/>
            <w:textInput/>
          </w:ffData>
        </w:fldChar>
      </w:r>
      <w:r>
        <w:rPr/>
        <w:instrText xml:space="preserve"> FORMTEXT </w:instrText>
      </w:r>
      <w:r>
        <w:rPr/>
      </w:r>
      <w:r>
        <w:rPr/>
        <w:fldChar w:fldCharType="separate"/>
      </w:r>
      <w:r>
        <w:rPr/>
      </w:r>
      <w:r>
        <w:rPr>
          <w:i/>
        </w:rPr>
        <w:t>Ieva Rauluseviciute</w:t>
      </w:r>
      <w:r>
        <w:rPr/>
      </w:r>
      <w:r>
        <w:rPr/>
        <w:fldChar w:fldCharType="end"/>
      </w:r>
      <w:r>
        <w:rPr/>
        <w:t xml:space="preserve"> has handed in the dissertation </w:t>
      </w:r>
      <w:r>
        <w:fldChar w:fldCharType="begin">
          <w:ffData>
            <w:name w:val="Text2"/>
            <w:enabled/>
            <w:calcOnExit w:val="0"/>
            <w:textInput/>
          </w:ffData>
        </w:fldChar>
      </w:r>
      <w:r>
        <w:rPr/>
        <w:instrText xml:space="preserve"> FORMTEXT </w:instrText>
      </w:r>
      <w:r>
        <w:rPr/>
      </w:r>
      <w:r>
        <w:rPr/>
        <w:fldChar w:fldCharType="separate"/>
      </w:r>
      <w:r>
        <w:rPr/>
      </w:r>
      <w:r>
        <w:rPr>
          <w:i/>
          <w:shd w:fill="auto" w:val="clear"/>
        </w:rPr>
        <w:t>Computational Approaches to Exploring</w:t>
      </w:r>
      <w:r>
        <w:rPr>
          <w:i/>
          <w:shd w:fill="auto" w:val="clear"/>
        </w:rPr>
        <w:t xml:space="preserve"> </w:t>
      </w:r>
      <w:r>
        <w:rPr>
          <w:i/>
          <w:shd w:fill="auto" w:val="clear"/>
        </w:rPr>
        <w:t>Transcription Factor-DNA Interactions: From</w:t>
      </w:r>
      <w:r>
        <w:rPr>
          <w:i/>
          <w:shd w:fill="auto" w:val="clear"/>
        </w:rPr>
        <w:t xml:space="preserve"> </w:t>
      </w:r>
      <w:r>
        <w:rPr>
          <w:i/>
          <w:shd w:fill="auto" w:val="clear"/>
        </w:rPr>
        <w:t>Resource Development to Co-binding</w:t>
      </w:r>
      <w:r>
        <w:rPr>
          <w:i/>
          <w:shd w:fill="auto" w:val="clear"/>
        </w:rPr>
        <w:t xml:space="preserve"> </w:t>
      </w:r>
      <w:r>
        <w:rPr>
          <w:i/>
          <w:shd w:fill="auto" w:val="clear"/>
        </w:rPr>
        <w:t>Prediction</w:t>
      </w:r>
      <w:r>
        <w:rPr/>
      </w:r>
      <w:r>
        <w:rPr/>
        <w:fldChar w:fldCharType="end"/>
      </w:r>
      <w:r>
        <w:rPr/>
        <w:t xml:space="preserve"> for assessment for </w:t>
      </w:r>
      <w:r>
        <w:fldChar w:fldCharType="begin">
          <w:ffData>
            <w:name w:val="Text15"/>
            <w:enabled/>
            <w:calcOnExit w:val="0"/>
            <w:textInput>
              <w:default w:val="&lt;gradens betegnelse&gt;"/>
            </w:textInput>
          </w:ffData>
        </w:fldChar>
      </w:r>
      <w:r>
        <w:rPr/>
        <w:instrText xml:space="preserve"> FORMTEXT </w:instrText>
      </w:r>
      <w:r>
        <w:rPr/>
      </w:r>
      <w:r>
        <w:rPr/>
        <w:fldChar w:fldCharType="separate"/>
      </w:r>
      <w:r>
        <w:rPr/>
      </w:r>
      <w:r>
        <w:rPr>
          <w:i/>
          <w:shd w:fill="auto" w:val="clear"/>
        </w:rPr>
        <w:t>the degree</w:t>
      </w:r>
      <w:r>
        <w:rPr>
          <w:i/>
          <w:shd w:fill="auto" w:val="clear"/>
        </w:rPr>
        <w:t xml:space="preserve"> </w:t>
      </w:r>
      <w:r>
        <w:rPr>
          <w:i/>
          <w:shd w:fill="auto" w:val="clear"/>
        </w:rPr>
        <w:t>of Philosophiae Doctor</w:t>
      </w:r>
      <w:r>
        <w:rPr/>
      </w:r>
      <w:r>
        <w:rPr/>
        <w:fldChar w:fldCharType="end"/>
      </w:r>
      <w:r>
        <w:rPr/>
        <w:t xml:space="preserve"> at the Faculty of Mathematics and Natural Sciences. </w:t>
      </w:r>
    </w:p>
    <w:p>
      <w:pPr>
        <w:pStyle w:val="Normal"/>
        <w:spacing w:lineRule="auto" w:line="360"/>
        <w:rPr/>
      </w:pPr>
      <w:r>
        <w:rPr/>
      </w:r>
    </w:p>
    <w:p>
      <w:pPr>
        <w:pStyle w:val="Normal"/>
        <w:spacing w:lineRule="auto" w:line="360"/>
        <w:rPr/>
      </w:pPr>
      <w:r>
        <w:rPr/>
        <w:t>Type of dissertation:</w:t>
        <w:tab/>
        <w:t xml:space="preserve"> </w:t>
      </w:r>
      <w:r>
        <w:fldChar w:fldCharType="begin">
          <w:ffData>
            <w:name w:val=""/>
            <w:enabled/>
            <w:calcOnExit w:val="0"/>
            <w:checkBox>
              <w:sizeAuto/>
              <w:checked/>
            </w:checkBox>
          </w:ffData>
        </w:fldChar>
      </w:r>
      <w:r>
        <w:rPr/>
        <w:instrText xml:space="preserve"> FORMCHECKBOX </w:instrText>
      </w:r>
      <w:r>
        <w:rPr/>
        <w:fldChar w:fldCharType="separate"/>
      </w:r>
      <w:bookmarkStart w:id="0" w:name="Check1"/>
      <w:bookmarkStart w:id="1" w:name="Check1"/>
      <w:bookmarkEnd w:id="1"/>
      <w:r>
        <w:rPr/>
      </w:r>
      <w:r>
        <w:rPr/>
        <w:fldChar w:fldCharType="end"/>
      </w:r>
      <w:r>
        <w:rPr/>
        <w:t xml:space="preserve"> Articles</w:t>
        <w:tab/>
      </w:r>
      <w:r>
        <w:fldChar w:fldCharType="begin">
          <w:ffData>
            <w:name w:val=""/>
            <w:enabled/>
            <w:calcOnExit w:val="0"/>
            <w:checkBox>
              <w:sizeAuto/>
            </w:checkBox>
          </w:ffData>
        </w:fldChar>
      </w:r>
      <w:r>
        <w:rPr/>
        <w:instrText xml:space="preserve"> FORMCHECKBOX </w:instrText>
      </w:r>
      <w:r>
        <w:rPr/>
        <w:fldChar w:fldCharType="separate"/>
      </w:r>
      <w:bookmarkStart w:id="2" w:name="Check2"/>
      <w:bookmarkStart w:id="3" w:name="Check2"/>
      <w:bookmarkEnd w:id="3"/>
      <w:r>
        <w:rPr/>
      </w:r>
      <w:r>
        <w:rPr/>
        <w:fldChar w:fldCharType="end"/>
      </w:r>
      <w:r>
        <w:rPr/>
        <w:t xml:space="preserve"> Monograph</w:t>
      </w:r>
    </w:p>
    <w:p>
      <w:pPr>
        <w:pStyle w:val="Normal"/>
        <w:spacing w:lineRule="auto" w:line="360"/>
        <w:rPr/>
      </w:pPr>
      <w:r>
        <w:rPr/>
        <w:t xml:space="preserve">The disputation is scheduled for: </w:t>
      </w:r>
      <w:r>
        <w:fldChar w:fldCharType="begin">
          <w:ffData>
            <w:name w:val="Text14"/>
            <w:enabled/>
            <w:calcOnExit w:val="0"/>
            <w:textInput>
              <w:default w:val="&lt;dd.mm.åååå&gt;"/>
            </w:textInput>
          </w:ffData>
        </w:fldChar>
      </w:r>
      <w:r>
        <w:rPr/>
        <w:instrText xml:space="preserve"> FORMTEXT </w:instrText>
      </w:r>
      <w:r>
        <w:rPr/>
      </w:r>
      <w:r>
        <w:rPr/>
        <w:fldChar w:fldCharType="separate"/>
      </w:r>
      <w:r>
        <w:rPr/>
      </w:r>
      <w:r>
        <w:rPr/>
        <w:t>end of September (to be decided by the committee)</w:t>
      </w:r>
      <w:r/>
      <w:r>
        <w:rPr/>
        <w:fldChar w:fldCharType="end"/>
      </w:r>
      <w:r>
        <w:rPr/>
      </w:r>
    </w:p>
    <w:p>
      <w:pPr>
        <w:pStyle w:val="Normal"/>
        <w:spacing w:lineRule="auto" w:line="360"/>
        <w:rPr/>
      </w:pPr>
      <w:r>
        <w:rPr/>
      </w:r>
    </w:p>
    <w:p>
      <w:pPr>
        <w:pStyle w:val="Normal"/>
        <w:spacing w:lineRule="auto" w:line="360"/>
        <w:rPr/>
      </w:pPr>
      <w:r>
        <w:rPr/>
        <w:t xml:space="preserve">To assess the dissertation, a committee of the following opponents is hereby proposed: </w:t>
      </w:r>
    </w:p>
    <w:p>
      <w:pPr>
        <w:pStyle w:val="Normal"/>
        <w:spacing w:lineRule="auto" w:line="360"/>
        <w:rPr>
          <w:b/>
        </w:rPr>
      </w:pPr>
      <w:r>
        <w:rPr>
          <w:b/>
        </w:rPr>
        <w:t>Opponent 1:</w:t>
      </w:r>
    </w:p>
    <w:p>
      <w:pPr>
        <w:pStyle w:val="Normal"/>
        <w:rPr>
          <w:i/>
          <w:i/>
          <w:sz w:val="22"/>
          <w:szCs w:val="22"/>
        </w:rPr>
      </w:pPr>
      <w:r>
        <w:rPr>
          <w:i/>
          <w:sz w:val="22"/>
          <w:szCs w:val="22"/>
        </w:rPr>
        <w:t>Name:</w:t>
        <w:tab/>
        <w:tab/>
        <w:tab/>
      </w:r>
      <w:r>
        <w:fldChar w:fldCharType="begin">
          <w:ffData>
            <w:name w:val="Text4"/>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t>Bruno Contreras Moreira</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Title and degree:</w:t>
        <w:tab/>
      </w:r>
      <w:r>
        <w:fldChar w:fldCharType="begin">
          <w:ffData>
            <w:name w:val="Text5"/>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r>
      <w:r>
        <w:rPr>
          <w:i/>
          <w:sz w:val="22"/>
          <w:szCs w:val="22"/>
        </w:rPr>
        <w:t>Head scientist</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Gender</w:t>
        <w:tab/>
        <w:t>:</w:t>
        <w:tab/>
        <w:tab/>
      </w:r>
      <w:r>
        <w:fldChar w:fldCharType="begin">
          <w:ffData>
            <w:name w:val="Text5 Copy 1"/>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r>
      <w:r>
        <w:rPr>
          <w:i/>
          <w:sz w:val="22"/>
          <w:szCs w:val="22"/>
        </w:rPr>
        <w:t>Male</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 xml:space="preserve">Affiliated work place (institution): </w:t>
      </w:r>
      <w:r>
        <w:fldChar w:fldCharType="begin">
          <w:ffData>
            <w:name w:val="Text7"/>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t>Departamento de genética y producción vegetal</w:t>
      </w:r>
      <w:r>
        <w:rPr>
          <w:i/>
          <w:sz w:val="22"/>
          <w:szCs w:val="22"/>
        </w:rPr>
        <w:t xml:space="preserve">, </w:t>
      </w:r>
      <w:r>
        <w:rPr>
          <w:i/>
          <w:sz w:val="22"/>
          <w:szCs w:val="22"/>
          <w:lang w:val="nb-NO"/>
        </w:rPr>
        <w:t>Estacion Experimental de Aula Dei</w:t>
      </w:r>
      <w:r>
        <w:rPr>
          <w:i/>
          <w:sz w:val="22"/>
          <w:szCs w:val="22"/>
          <w:lang w:val="nb-NO"/>
        </w:rPr>
        <w:t xml:space="preserve">, </w:t>
      </w:r>
      <w:r>
        <w:rPr>
          <w:i/>
          <w:sz w:val="22"/>
          <w:szCs w:val="22"/>
          <w:lang w:val="nb-NO"/>
        </w:rPr>
        <w:t>Consejo Superior de Investigaciones Científicas</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Work place address:</w:t>
        <w:tab/>
        <w:tab/>
      </w:r>
      <w:r>
        <w:fldChar w:fldCharType="begin">
          <w:ffData>
            <w:name w:val="Text6"/>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t>Av Montañana 1005, 50059 Zaragoza, Spain</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E-mail:</w:t>
        <w:tab/>
        <w:tab/>
        <w:tab/>
      </w:r>
      <w:r>
        <w:fldChar w:fldCharType="begin">
          <w:ffData>
            <w:name w:val="Bookmark"/>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t>bcontreras@eead.csic.es</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Telephone:</w:t>
        <w:tab/>
        <w:tab/>
      </w:r>
      <w:r>
        <w:fldChar w:fldCharType="begin">
          <w:ffData>
            <w:name w:val="Bookmark Copy 1"/>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r>
      <w:r>
        <w:rPr>
          <w:i/>
          <w:sz w:val="22"/>
          <w:szCs w:val="22"/>
        </w:rPr>
        <w:t>+34976716089</w:t>
      </w:r>
      <w:r>
        <w:rPr>
          <w:sz w:val="22"/>
          <w:szCs w:val="22"/>
          <w:lang w:val="nb-NO"/>
        </w:rPr>
        <w:t>     </w:t>
      </w:r>
      <w:r/>
      <w:r>
        <w:rPr>
          <w:sz w:val="22"/>
          <w:i/>
          <w:szCs w:val="22"/>
        </w:rPr>
        <w:fldChar w:fldCharType="end"/>
      </w:r>
      <w:r>
        <w:rPr>
          <w:i/>
          <w:sz w:val="22"/>
          <w:szCs w:val="22"/>
        </w:rPr>
      </w:r>
    </w:p>
    <w:p>
      <w:pPr>
        <w:pStyle w:val="Normal"/>
        <w:spacing w:lineRule="auto" w:line="360"/>
        <w:rPr>
          <w:b/>
        </w:rPr>
      </w:pPr>
      <w:r>
        <w:rPr>
          <w:b/>
        </w:rPr>
      </w:r>
    </w:p>
    <w:p>
      <w:pPr>
        <w:pStyle w:val="Normal"/>
        <w:spacing w:lineRule="auto" w:line="360"/>
        <w:rPr>
          <w:b/>
        </w:rPr>
      </w:pPr>
      <w:r>
        <w:rPr>
          <w:b/>
        </w:rPr>
        <w:t>Opponent 2:</w:t>
      </w:r>
    </w:p>
    <w:p>
      <w:pPr>
        <w:pStyle w:val="Normal"/>
        <w:rPr>
          <w:i/>
          <w:i/>
          <w:sz w:val="22"/>
          <w:szCs w:val="22"/>
        </w:rPr>
      </w:pPr>
      <w:r>
        <w:rPr>
          <w:i/>
          <w:sz w:val="22"/>
          <w:szCs w:val="22"/>
        </w:rPr>
        <w:t>Name:</w:t>
        <w:tab/>
        <w:tab/>
        <w:tab/>
      </w:r>
      <w:r>
        <w:fldChar w:fldCharType="begin">
          <w:ffData>
            <w:name w:val="Text4 Copy 1"/>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r>
      <w:r>
        <w:rPr>
          <w:i/>
          <w:sz w:val="22"/>
          <w:szCs w:val="22"/>
        </w:rPr>
        <w:t>Anagha Madhusudan Joshi-Michoel</w:t>
      </w:r>
      <w:r/>
      <w:r>
        <w:rPr>
          <w:sz w:val="22"/>
          <w:i/>
          <w:szCs w:val="22"/>
        </w:rPr>
        <w:fldChar w:fldCharType="end"/>
      </w:r>
      <w:r>
        <w:rPr>
          <w:i/>
          <w:sz w:val="22"/>
          <w:szCs w:val="22"/>
        </w:rPr>
      </w:r>
    </w:p>
    <w:p>
      <w:pPr>
        <w:pStyle w:val="Normal"/>
        <w:rPr>
          <w:i/>
          <w:i/>
          <w:sz w:val="22"/>
          <w:szCs w:val="22"/>
        </w:rPr>
      </w:pPr>
      <w:r>
        <w:rPr>
          <w:i/>
          <w:sz w:val="22"/>
          <w:szCs w:val="22"/>
        </w:rPr>
        <w:t>Title and degree:</w:t>
        <w:tab/>
      </w:r>
      <w:r>
        <w:fldChar w:fldCharType="begin">
          <w:ffData>
            <w:name w:val="Text5 Copy 2"/>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r>
      <w:r>
        <w:rPr>
          <w:i/>
          <w:sz w:val="22"/>
          <w:szCs w:val="22"/>
        </w:rPr>
        <w:t>Professor</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Gender</w:t>
        <w:tab/>
        <w:t>:</w:t>
        <w:tab/>
        <w:tab/>
      </w:r>
      <w:r>
        <w:fldChar w:fldCharType="begin">
          <w:ffData>
            <w:name w:val="Text5 Copy 3"/>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r>
      <w:r>
        <w:rPr>
          <w:i/>
          <w:sz w:val="22"/>
          <w:szCs w:val="22"/>
          <w:shd w:fill="auto" w:val="clear"/>
        </w:rPr>
        <w:t>Female</w:t>
      </w:r>
      <w:r>
        <w:rPr>
          <w:sz w:val="22"/>
          <w:szCs w:val="22"/>
          <w:shd w:fill="auto" w:val="clear"/>
          <w:lang w:val="nb-NO"/>
        </w:rPr>
        <w:t>     </w:t>
      </w:r>
      <w:r/>
      <w:r>
        <w:rPr>
          <w:sz w:val="22"/>
          <w:i/>
          <w:szCs w:val="22"/>
        </w:rPr>
        <w:fldChar w:fldCharType="end"/>
      </w:r>
      <w:r>
        <w:rPr>
          <w:i/>
          <w:sz w:val="22"/>
          <w:szCs w:val="22"/>
        </w:rPr>
      </w:r>
    </w:p>
    <w:p>
      <w:pPr>
        <w:pStyle w:val="Normal"/>
        <w:rPr>
          <w:i/>
          <w:i/>
          <w:sz w:val="22"/>
          <w:szCs w:val="22"/>
        </w:rPr>
      </w:pPr>
      <w:r>
        <w:rPr>
          <w:i/>
          <w:sz w:val="22"/>
          <w:szCs w:val="22"/>
        </w:rPr>
        <w:t xml:space="preserve">Affiliated work place (institution): </w:t>
      </w:r>
      <w:r>
        <w:fldChar w:fldCharType="begin">
          <w:ffData>
            <w:name w:val="Text7 Copy 1"/>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r>
      <w:r>
        <w:rPr>
          <w:i/>
          <w:sz w:val="22"/>
          <w:szCs w:val="22"/>
        </w:rPr>
        <w:t>Department of Clinical Science, University of Bergen</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Work place address:</w:t>
        <w:tab/>
        <w:tab/>
      </w:r>
      <w:r>
        <w:fldChar w:fldCharType="begin">
          <w:ffData>
            <w:name w:val="Text6 Copy 1"/>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t>Haukeland universitetssykehus, Laboratoriebygget</w:t>
      </w:r>
      <w:r>
        <w:rPr>
          <w:i/>
          <w:sz w:val="22"/>
          <w:szCs w:val="22"/>
        </w:rPr>
        <w:t xml:space="preserve"> </w:t>
      </w:r>
      <w:r>
        <w:rPr>
          <w:i/>
          <w:sz w:val="22"/>
          <w:szCs w:val="22"/>
          <w:lang w:val="nb-NO"/>
        </w:rPr>
        <w:t>5009 Bergen</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E-mail:</w:t>
        <w:tab/>
        <w:tab/>
        <w:tab/>
      </w:r>
      <w:r>
        <w:fldChar w:fldCharType="begin">
          <w:ffData>
            <w:name w:val="Bookmark Copy 2"/>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t>anagha.joshi@uib.no</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Telephone:</w:t>
        <w:tab/>
        <w:tab/>
      </w:r>
      <w:r>
        <w:fldChar w:fldCharType="begin">
          <w:ffData>
            <w:name w:val="Bookmark Copy 3"/>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r>
      <w:r>
        <w:rPr>
          <w:i/>
          <w:sz w:val="22"/>
          <w:szCs w:val="22"/>
        </w:rPr>
        <w:t>+4755584149</w:t>
      </w:r>
      <w:r>
        <w:rPr>
          <w:sz w:val="22"/>
          <w:szCs w:val="22"/>
          <w:lang w:val="nb-NO"/>
        </w:rPr>
        <w:t>     </w:t>
      </w:r>
      <w:r/>
      <w:r>
        <w:rPr>
          <w:sz w:val="22"/>
          <w:i/>
          <w:szCs w:val="22"/>
        </w:rPr>
        <w:fldChar w:fldCharType="end"/>
      </w:r>
      <w:r>
        <w:rPr>
          <w:i/>
          <w:sz w:val="22"/>
          <w:szCs w:val="22"/>
        </w:rPr>
      </w:r>
    </w:p>
    <w:p>
      <w:pPr>
        <w:pStyle w:val="Normal"/>
        <w:spacing w:lineRule="auto" w:line="360"/>
        <w:rPr>
          <w:b/>
        </w:rPr>
      </w:pPr>
      <w:r>
        <w:rPr>
          <w:b/>
        </w:rPr>
      </w:r>
    </w:p>
    <w:p>
      <w:pPr>
        <w:pStyle w:val="Normal"/>
        <w:spacing w:lineRule="auto" w:line="360"/>
        <w:rPr>
          <w:b/>
        </w:rPr>
      </w:pPr>
      <w:r>
        <w:rPr>
          <w:b/>
        </w:rPr>
        <w:t>Opponent 3 (administrator):</w:t>
      </w:r>
    </w:p>
    <w:p>
      <w:pPr>
        <w:pStyle w:val="Normal"/>
        <w:rPr>
          <w:i/>
          <w:i/>
          <w:sz w:val="22"/>
          <w:szCs w:val="22"/>
        </w:rPr>
      </w:pPr>
      <w:r>
        <w:rPr>
          <w:i/>
          <w:sz w:val="22"/>
          <w:szCs w:val="22"/>
        </w:rPr>
        <w:t>Name:</w:t>
        <w:tab/>
        <w:tab/>
        <w:tab/>
      </w:r>
      <w:r>
        <w:fldChar w:fldCharType="begin">
          <w:ffData>
            <w:name w:val="Text4 Copy 2"/>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t>Trine Ballestad Rounge</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Title and degree:</w:t>
        <w:tab/>
      </w:r>
      <w:r>
        <w:fldChar w:fldCharType="begin">
          <w:ffData>
            <w:name w:val="Text5 Copy 4"/>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r>
      <w:r>
        <w:rPr>
          <w:i/>
          <w:sz w:val="22"/>
          <w:szCs w:val="22"/>
        </w:rPr>
        <w:t>Professor</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Gender</w:t>
        <w:tab/>
        <w:t>:</w:t>
        <w:tab/>
        <w:tab/>
      </w:r>
      <w:r>
        <w:fldChar w:fldCharType="begin">
          <w:ffData>
            <w:name w:val="Text5 Copy 5"/>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r>
      <w:r>
        <w:rPr>
          <w:i/>
          <w:sz w:val="22"/>
          <w:szCs w:val="22"/>
        </w:rPr>
        <w:t>Female</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 xml:space="preserve">Affiliated work place (institution): </w:t>
      </w:r>
      <w:r>
        <w:fldChar w:fldCharType="begin">
          <w:ffData>
            <w:name w:val="Text7 Copy 2"/>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r>
      <w:r>
        <w:rPr>
          <w:i/>
          <w:sz w:val="22"/>
          <w:szCs w:val="22"/>
        </w:rPr>
        <w:t>Section for Pharmacology and Pharmaceutical Biosciences, Centre for Bioinformatics, The Faculty of Mathematics and Natural Sciences, University of Oslo</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Work place address:</w:t>
        <w:tab/>
        <w:tab/>
      </w:r>
      <w:r>
        <w:fldChar w:fldCharType="begin">
          <w:ffData>
            <w:name w:val="Text6 Copy 2"/>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r>
      <w:r>
        <w:rPr>
          <w:i/>
          <w:sz w:val="22"/>
          <w:szCs w:val="22"/>
          <w:lang w:val="nb-NO"/>
        </w:rPr>
        <w:t>Gaustadalléen 30</w:t>
      </w:r>
      <w:r>
        <w:rPr>
          <w:i/>
          <w:sz w:val="22"/>
          <w:szCs w:val="22"/>
          <w:lang w:val="nb-NO"/>
        </w:rPr>
        <w:t xml:space="preserve">, </w:t>
      </w:r>
      <w:r>
        <w:rPr>
          <w:i/>
          <w:sz w:val="22"/>
          <w:szCs w:val="22"/>
          <w:lang w:val="nb-NO"/>
        </w:rPr>
        <w:t>N-0373 Oslo</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E-mail:</w:t>
        <w:tab/>
        <w:tab/>
        <w:tab/>
      </w:r>
      <w:r>
        <w:fldChar w:fldCharType="begin">
          <w:ffData>
            <w:name w:val="Bookmark Copy 4"/>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t>t.b.rounge@farmasi.uio.no</w:t>
      </w:r>
      <w:r>
        <w:rPr>
          <w:sz w:val="22"/>
          <w:szCs w:val="22"/>
          <w:lang w:val="nb-NO"/>
        </w:rPr>
        <w:t>     </w:t>
      </w:r>
      <w:r/>
      <w:r>
        <w:rPr>
          <w:sz w:val="22"/>
          <w:i/>
          <w:szCs w:val="22"/>
        </w:rPr>
        <w:fldChar w:fldCharType="end"/>
      </w:r>
      <w:r>
        <w:rPr>
          <w:i/>
          <w:sz w:val="22"/>
          <w:szCs w:val="22"/>
        </w:rPr>
      </w:r>
    </w:p>
    <w:p>
      <w:pPr>
        <w:pStyle w:val="Normal"/>
        <w:rPr>
          <w:i/>
          <w:i/>
          <w:sz w:val="22"/>
          <w:szCs w:val="22"/>
        </w:rPr>
      </w:pPr>
      <w:r>
        <w:rPr>
          <w:i/>
          <w:sz w:val="22"/>
          <w:szCs w:val="22"/>
        </w:rPr>
        <w:t>Telephone:</w:t>
        <w:tab/>
        <w:tab/>
      </w:r>
      <w:r>
        <w:fldChar w:fldCharType="begin">
          <w:ffData>
            <w:name w:val="Bookmark Copy 5"/>
            <w:enabled/>
            <w:calcOnExit w:val="0"/>
            <w:textInput/>
          </w:ffData>
        </w:fldChar>
      </w:r>
      <w:r>
        <w:rPr>
          <w:sz w:val="22"/>
          <w:i/>
          <w:szCs w:val="22"/>
        </w:rPr>
        <w:instrText xml:space="preserve"> FORMTEXT </w:instrText>
      </w:r>
      <w:r>
        <w:rPr>
          <w:i/>
          <w:sz w:val="22"/>
          <w:szCs w:val="22"/>
        </w:rPr>
      </w:r>
      <w:r>
        <w:rPr>
          <w:sz w:val="22"/>
          <w:i/>
          <w:szCs w:val="22"/>
        </w:rPr>
        <w:fldChar w:fldCharType="separate"/>
      </w:r>
      <w:r>
        <w:rPr>
          <w:i/>
          <w:sz w:val="22"/>
          <w:szCs w:val="22"/>
        </w:rPr>
      </w:r>
      <w:r>
        <w:rPr>
          <w:i/>
          <w:sz w:val="22"/>
          <w:szCs w:val="22"/>
        </w:rPr>
        <w:t>+4722844948</w:t>
      </w:r>
      <w:r>
        <w:rPr>
          <w:sz w:val="22"/>
          <w:szCs w:val="22"/>
          <w:lang w:val="nb-NO"/>
        </w:rPr>
        <w:t>     </w:t>
      </w:r>
      <w:r/>
      <w:r>
        <w:rPr>
          <w:sz w:val="22"/>
          <w:i/>
          <w:szCs w:val="22"/>
        </w:rPr>
        <w:fldChar w:fldCharType="end"/>
      </w:r>
      <w:r>
        <w:rPr>
          <w:i/>
          <w:sz w:val="22"/>
          <w:szCs w:val="2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The assessment committee should ideally be comprised of members of both genders and at least one member must come from an institution abroad. If the proposal does not comply with these regulations, </w:t>
      </w:r>
      <w:r>
        <w:rPr>
          <w:u w:val="single"/>
        </w:rPr>
        <w:t>the reason/s for this must be stated below</w:t>
      </w:r>
      <w:r>
        <w:rPr/>
        <w:t xml:space="preserve">. The statement should also explain how the committee collectively covers the academic field of the dissertation.   </w:t>
      </w:r>
    </w:p>
    <w:p>
      <w:pPr>
        <w:pStyle w:val="Normal"/>
        <w:rPr/>
      </w:pPr>
      <w:r>
        <w:rPr/>
      </w:r>
    </w:p>
    <w:p>
      <w:pPr>
        <w:pStyle w:val="Normal"/>
        <w:rPr>
          <w:b/>
        </w:rPr>
      </w:pPr>
      <w:r>
        <w:rPr>
          <w:b/>
        </w:rPr>
        <w:t xml:space="preserve">Reason/s for the adjudication committee not comprising members of both genders </w:t>
      </w:r>
      <w:ins w:id="0" w:author="Jean-Raphael Martinez" w:date="2024-02-02T11:10:00Z">
        <w:r>
          <w:rPr>
            <w:b/>
          </w:rPr>
          <w:t>t</w:t>
        </w:r>
      </w:ins>
      <w:r>
        <w:rPr>
          <w:b/>
        </w:rPr>
        <w:t xml:space="preserve"> and/or lacking foreign committee members:</w:t>
      </w:r>
    </w:p>
    <w:p>
      <w:pPr>
        <w:pStyle w:val="Normal"/>
        <w:rPr>
          <w:i/>
          <w:i/>
          <w:sz w:val="22"/>
          <w:szCs w:val="22"/>
        </w:rPr>
      </w:pPr>
      <w:r>
        <w:rPr>
          <w:i/>
          <w:sz w:val="22"/>
          <w:szCs w:val="22"/>
        </w:rPr>
      </w:r>
    </w:p>
    <w:p>
      <w:pPr>
        <w:pStyle w:val="Normal"/>
        <w:rPr/>
      </w:pPr>
      <w:r>
        <w:fldChar w:fldCharType="begin">
          <w:ffData>
            <w:name w:val="Text8"/>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r>
      <w:r>
        <w:rPr>
          <w:sz w:val="22"/>
          <w:szCs w:val="22"/>
          <w:lang w:val="nb-NO"/>
        </w:rPr>
        <w:t>     </w:t>
      </w:r>
      <w:r/>
      <w:r>
        <w:rPr>
          <w:sz w:val="22"/>
          <w:szCs w:val="22"/>
        </w:rPr>
        <w:fldChar w:fldCharType="end"/>
      </w:r>
      <w:r>
        <w:rPr>
          <w:sz w:val="22"/>
          <w:szCs w:val="22"/>
        </w:rPr>
      </w:r>
    </w:p>
    <w:p>
      <w:pPr>
        <w:pStyle w:val="Normal"/>
        <w:rPr/>
      </w:pPr>
      <w:r>
        <w:rPr/>
      </w:r>
    </w:p>
    <w:p>
      <w:pPr>
        <w:pStyle w:val="Normal"/>
        <w:rPr/>
      </w:pPr>
      <w:r>
        <w:rPr/>
        <w:t>Grounds for choice of committee members (</w:t>
      </w:r>
      <w:r>
        <w:rPr>
          <w:i/>
        </w:rPr>
        <w:t>Short description of scientific qualifications and reasons for why the member in question is suited for the role as an opponent</w:t>
      </w:r>
      <w:r>
        <w:rPr/>
        <w:t xml:space="preserve">): </w:t>
      </w:r>
    </w:p>
    <w:p>
      <w:pPr>
        <w:pStyle w:val="Normal"/>
        <w:spacing w:lineRule="auto" w:line="360"/>
        <w:rPr>
          <w:b/>
        </w:rPr>
      </w:pPr>
      <w:r>
        <w:rPr>
          <w:b/>
        </w:rPr>
      </w:r>
    </w:p>
    <w:p>
      <w:pPr>
        <w:pStyle w:val="Normal"/>
        <w:spacing w:lineRule="auto" w:line="360"/>
        <w:rPr>
          <w:b/>
          <w:lang w:val="nb-NO"/>
        </w:rPr>
      </w:pPr>
      <w:r>
        <w:rPr>
          <w:b/>
          <w:lang w:val="nb-NO"/>
        </w:rPr>
        <w:t>Opponent 1</w:t>
      </w:r>
    </w:p>
    <w:p>
      <w:pPr>
        <w:pStyle w:val="Normal"/>
        <w:rPr>
          <w:sz w:val="22"/>
          <w:szCs w:val="22"/>
          <w:lang w:val="nb-NO"/>
        </w:rPr>
      </w:pPr>
      <w:r>
        <w:fldChar w:fldCharType="begin">
          <w:ffData>
            <w:name w:val="Bookmark Copy 6"/>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r>
      <w:r>
        <w:rPr>
          <w:sz w:val="22"/>
          <w:szCs w:val="22"/>
          <w:lang w:val="nb-NO"/>
        </w:rPr>
        <w:t>     </w:t>
      </w:r>
      <w:r/>
      <w:r>
        <w:rPr>
          <w:sz w:val="22"/>
          <w:szCs w:val="22"/>
        </w:rPr>
        <w:fldChar w:fldCharType="end"/>
      </w:r>
      <w:r>
        <w:rPr>
          <w:sz w:val="22"/>
          <w:szCs w:val="22"/>
        </w:rPr>
      </w:r>
    </w:p>
    <w:p>
      <w:pPr>
        <w:pStyle w:val="Normal"/>
        <w:spacing w:lineRule="auto" w:line="360"/>
        <w:rPr>
          <w:b/>
          <w:lang w:val="nb-NO"/>
        </w:rPr>
      </w:pPr>
      <w:r>
        <w:rPr>
          <w:b/>
          <w:lang w:val="nb-NO"/>
        </w:rPr>
      </w:r>
    </w:p>
    <w:p>
      <w:pPr>
        <w:pStyle w:val="Normal"/>
        <w:spacing w:lineRule="auto" w:line="360"/>
        <w:rPr>
          <w:b/>
          <w:lang w:val="nb-NO"/>
        </w:rPr>
      </w:pPr>
      <w:r>
        <w:rPr>
          <w:b/>
          <w:lang w:val="nb-NO"/>
        </w:rPr>
        <w:t>Opponent 2</w:t>
      </w:r>
    </w:p>
    <w:p>
      <w:pPr>
        <w:pStyle w:val="Normal"/>
        <w:rPr>
          <w:sz w:val="22"/>
          <w:szCs w:val="22"/>
          <w:lang w:val="nb-NO"/>
        </w:rPr>
      </w:pPr>
      <w:r>
        <w:fldChar w:fldCharType="begin">
          <w:ffData>
            <w:name w:val="Bookmark Copy 7"/>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r>
      <w:r>
        <w:rPr>
          <w:sz w:val="22"/>
          <w:szCs w:val="22"/>
          <w:lang w:val="nb-NO"/>
        </w:rPr>
        <w:t>     </w:t>
      </w:r>
      <w:r/>
      <w:r>
        <w:rPr>
          <w:sz w:val="22"/>
          <w:szCs w:val="22"/>
        </w:rPr>
        <w:fldChar w:fldCharType="end"/>
      </w:r>
      <w:r>
        <w:rPr>
          <w:sz w:val="22"/>
          <w:szCs w:val="22"/>
        </w:rPr>
      </w:r>
    </w:p>
    <w:p>
      <w:pPr>
        <w:pStyle w:val="Normal"/>
        <w:spacing w:lineRule="auto" w:line="360"/>
        <w:rPr>
          <w:b/>
          <w:lang w:val="nb-NO"/>
        </w:rPr>
      </w:pPr>
      <w:r>
        <w:rPr>
          <w:b/>
          <w:lang w:val="nb-NO"/>
        </w:rPr>
      </w:r>
    </w:p>
    <w:p>
      <w:pPr>
        <w:pStyle w:val="Normal"/>
        <w:spacing w:lineRule="auto" w:line="360"/>
        <w:rPr>
          <w:b/>
          <w:lang w:val="nb-NO"/>
        </w:rPr>
      </w:pPr>
      <w:r>
        <w:rPr>
          <w:b/>
          <w:lang w:val="nb-NO"/>
        </w:rPr>
        <w:t>Opponent 3</w:t>
      </w:r>
    </w:p>
    <w:p>
      <w:pPr>
        <w:pStyle w:val="Normal"/>
        <w:rPr>
          <w:sz w:val="22"/>
          <w:szCs w:val="22"/>
          <w:lang w:val="nb-NO"/>
        </w:rPr>
      </w:pPr>
      <w:r>
        <w:fldChar w:fldCharType="begin">
          <w:ffData>
            <w:name w:val="Bookmark Copy 8"/>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r>
      <w:r>
        <w:rPr>
          <w:sz w:val="22"/>
          <w:szCs w:val="22"/>
          <w:lang w:val="nb-NO"/>
        </w:rPr>
        <w:t>     </w:t>
      </w:r>
      <w:r/>
      <w:r>
        <w:rPr>
          <w:sz w:val="22"/>
          <w:szCs w:val="22"/>
        </w:rPr>
        <w:fldChar w:fldCharType="end"/>
      </w:r>
      <w:r>
        <w:rPr>
          <w:sz w:val="22"/>
          <w:szCs w:val="22"/>
        </w:rPr>
      </w:r>
    </w:p>
    <w:p>
      <w:pPr>
        <w:pStyle w:val="Normal"/>
        <w:rPr>
          <w:lang w:val="nb-NO"/>
        </w:rPr>
      </w:pPr>
      <w:r>
        <w:rPr>
          <w:lang w:val="nb-NO"/>
        </w:rPr>
      </w:r>
    </w:p>
    <w:p>
      <w:pPr>
        <w:pStyle w:val="Normal"/>
        <w:rPr>
          <w:b/>
          <w:lang w:val="nb-NO"/>
        </w:rPr>
      </w:pPr>
      <w:r>
        <w:rPr>
          <w:b/>
          <w:lang w:val="nb-NO"/>
        </w:rPr>
      </w:r>
    </w:p>
    <w:p>
      <w:pPr>
        <w:pStyle w:val="Normal"/>
        <w:rPr>
          <w:b/>
        </w:rPr>
      </w:pPr>
      <w:r>
        <w:rPr>
          <w:b/>
        </w:rPr>
        <w:t>All 3 opponents must fill in and sign the declaration of neutrality. The 3 declarations must be enclosed with this form when sent to the Faculty.</w:t>
      </w:r>
    </w:p>
    <w:p>
      <w:pPr>
        <w:pStyle w:val="Normal"/>
        <w:rPr>
          <w:b/>
        </w:rPr>
      </w:pPr>
      <w:r>
        <w:rPr>
          <w:b/>
        </w:rPr>
      </w:r>
    </w:p>
    <w:p>
      <w:pPr>
        <w:pStyle w:val="Normal"/>
        <w:rPr>
          <w:sz w:val="22"/>
          <w:szCs w:val="22"/>
        </w:rPr>
      </w:pPr>
      <w:r>
        <w:rPr>
          <w:sz w:val="22"/>
          <w:szCs w:val="22"/>
        </w:rPr>
      </w:r>
    </w:p>
    <w:p>
      <w:pPr>
        <w:pStyle w:val="Normal"/>
        <w:rPr>
          <w:sz w:val="22"/>
          <w:szCs w:val="22"/>
        </w:rPr>
      </w:pPr>
      <w:r>
        <w:rPr>
          <w:sz w:val="22"/>
          <w:szCs w:val="22"/>
        </w:rPr>
        <w:t xml:space="preserve">The Faculty will inform the Department about the appointment, and the Department informs the student and the members of the adjudication committee and also ensures that the members are sent a copy of the dissertation and governing regulations. The committee will be informed about the deadline for assessment. </w:t>
      </w:r>
    </w:p>
    <w:p>
      <w:pPr>
        <w:pStyle w:val="Normal"/>
        <w:spacing w:lineRule="auto" w:line="360"/>
        <w:rPr/>
      </w:pPr>
      <w:r>
        <w:rPr/>
        <w:t xml:space="preserve"> </w:t>
      </w:r>
    </w:p>
    <w:p>
      <w:pPr>
        <w:pStyle w:val="Normal"/>
        <w:spacing w:lineRule="auto" w:line="360"/>
        <w:rPr/>
      </w:pPr>
      <w:r>
        <w:rPr/>
      </w:r>
    </w:p>
    <w:p>
      <w:pPr>
        <w:pStyle w:val="Normal"/>
        <w:spacing w:lineRule="auto" w:line="360"/>
        <w:rPr>
          <w:lang w:val="nb-NO"/>
        </w:rPr>
      </w:pPr>
      <w:r>
        <w:rPr>
          <w:lang w:val="nb-NO"/>
        </w:rPr>
        <w:t>_____________________________________</w:t>
      </w:r>
    </w:p>
    <w:p>
      <w:pPr>
        <w:pStyle w:val="Normal"/>
        <w:spacing w:lineRule="auto" w:line="360"/>
        <w:rPr>
          <w:sz w:val="22"/>
          <w:szCs w:val="22"/>
          <w:lang w:val="nb-NO"/>
        </w:rPr>
      </w:pPr>
      <w:r>
        <w:rPr>
          <w:sz w:val="22"/>
          <w:szCs w:val="22"/>
          <w:lang w:val="nb-NO"/>
        </w:rPr>
        <w:t>Date and signature, proposer</w:t>
      </w:r>
    </w:p>
    <w:sectPr>
      <w:headerReference w:type="default" r:id="rId2"/>
      <w:footerReference w:type="even" r:id="rId3"/>
      <w:footerReference w:type="default" r:id="rId4"/>
      <w:footerReference w:type="first" r:id="rId5"/>
      <w:type w:val="continuous"/>
      <w:pgSz w:w="11906" w:h="16838"/>
      <w:pgMar w:left="1418" w:right="1134" w:gutter="0" w:header="709" w:top="964" w:footer="709" w:bottom="851"/>
      <w:formProt w:val="tru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Arial">
    <w:charset w:val="01"/>
    <w:family w:val="roman"/>
    <w:pitch w:val="variable"/>
  </w:font>
  <w:font w:name="Times">
    <w:altName w:val="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5">
              <wp:simplePos x="0" y="0"/>
              <wp:positionH relativeFrom="margin">
                <wp:align>right</wp:align>
              </wp:positionH>
              <wp:positionV relativeFrom="paragraph">
                <wp:posOffset>635</wp:posOffset>
              </wp:positionV>
              <wp:extent cx="76835" cy="175260"/>
              <wp:effectExtent l="0" t="0" r="0" b="0"/>
              <wp:wrapSquare wrapText="bothSides"/>
              <wp:docPr id="3" name="Frame3"/>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65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5">
              <wp:simplePos x="0" y="0"/>
              <wp:positionH relativeFrom="margin">
                <wp:align>right</wp:align>
              </wp:positionH>
              <wp:positionV relativeFrom="paragraph">
                <wp:posOffset>635</wp:posOffset>
              </wp:positionV>
              <wp:extent cx="76835" cy="175260"/>
              <wp:effectExtent l="0" t="0" r="0" b="0"/>
              <wp:wrapSquare wrapText="bothSides"/>
              <wp:docPr id="4" name="Frame3"/>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65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umentProtection w:edit="forms" w:enforcement="1" w:formatting="1" w:cryptProviderType="rsaAES" w:cryptAlgorithmClass="hash" w:cryptAlgorithmType="typeAny" w:cryptAlgorithmSid="" w:cryptSpinCount="0" w:hash="" w:salt=""/>
  <w:themeFontLang w:val="nb-NO"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nb-NO"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62fe"/>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sid w:val="00ff3671"/>
    <w:rPr/>
  </w:style>
  <w:style w:type="character" w:styleId="InternetLink">
    <w:name w:val="Hyperlink"/>
    <w:rsid w:val="00b55408"/>
    <w:rPr>
      <w:color w:val="0000FF"/>
      <w:u w:val="single"/>
    </w:rPr>
  </w:style>
  <w:style w:type="character" w:styleId="BalloonTextChar" w:customStyle="1">
    <w:name w:val="Balloon Text Char"/>
    <w:basedOn w:val="DefaultParagraphFont"/>
    <w:link w:val="BalloonText"/>
    <w:uiPriority w:val="99"/>
    <w:semiHidden/>
    <w:qFormat/>
    <w:rsid w:val="005a0d2b"/>
    <w:rPr>
      <w:rFonts w:ascii="Tahoma" w:hAnsi="Tahoma" w:cs="Tahoma"/>
      <w:sz w:val="16"/>
      <w:szCs w:val="16"/>
      <w:lang w:val="en-US" w:eastAsia="en-US"/>
    </w:rPr>
  </w:style>
  <w:style w:type="character" w:styleId="LineNumbering">
    <w:name w:val="Line Numbe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qFormat/>
    <w:rsid w:val="00d457fc"/>
    <w:pPr>
      <w:spacing w:beforeAutospacing="1" w:afterAutospacing="1"/>
    </w:pPr>
    <w:rPr>
      <w:rFonts w:ascii="Arial" w:hAnsi="Arial" w:cs="Arial"/>
    </w:rPr>
  </w:style>
  <w:style w:type="paragraph" w:styleId="HeaderandFooter">
    <w:name w:val="Header and Footer"/>
    <w:basedOn w:val="Normal"/>
    <w:qFormat/>
    <w:pPr/>
    <w:rPr/>
  </w:style>
  <w:style w:type="paragraph" w:styleId="Footer">
    <w:name w:val="Footer"/>
    <w:basedOn w:val="Normal"/>
    <w:rsid w:val="00ff3671"/>
    <w:pPr>
      <w:tabs>
        <w:tab w:val="clear" w:pos="720"/>
        <w:tab w:val="center" w:pos="4320" w:leader="none"/>
        <w:tab w:val="right" w:pos="8640" w:leader="none"/>
      </w:tabs>
    </w:pPr>
    <w:rPr/>
  </w:style>
  <w:style w:type="paragraph" w:styleId="Header">
    <w:name w:val="Header"/>
    <w:basedOn w:val="Normal"/>
    <w:rsid w:val="00bb405d"/>
    <w:pPr>
      <w:tabs>
        <w:tab w:val="clear" w:pos="720"/>
        <w:tab w:val="center" w:pos="4320" w:leader="none"/>
        <w:tab w:val="right" w:pos="8640" w:leader="none"/>
      </w:tabs>
    </w:pPr>
    <w:rPr/>
  </w:style>
  <w:style w:type="paragraph" w:styleId="Gp-topp2" w:customStyle="1">
    <w:name w:val="gp-topp2"/>
    <w:qFormat/>
    <w:rsid w:val="00bb405d"/>
    <w:pPr>
      <w:widowControl/>
      <w:bidi w:val="0"/>
      <w:spacing w:lineRule="atLeast" w:line="240" w:before="0" w:after="0"/>
      <w:jc w:val="right"/>
    </w:pPr>
    <w:rPr>
      <w:rFonts w:ascii="Times" w:hAnsi="Times" w:cs="Times" w:eastAsia="Times New Roman"/>
      <w:b/>
      <w:bCs/>
      <w:color w:val="auto"/>
      <w:kern w:val="0"/>
      <w:sz w:val="20"/>
      <w:szCs w:val="20"/>
      <w:lang w:eastAsia="nb-NO" w:val="nb-NO" w:bidi="ar-SA"/>
    </w:rPr>
  </w:style>
  <w:style w:type="paragraph" w:styleId="Gp-topp4" w:customStyle="1">
    <w:name w:val="gp-topp4"/>
    <w:basedOn w:val="Gp-topp2"/>
    <w:qFormat/>
    <w:rsid w:val="00bb405d"/>
    <w:pPr/>
    <w:rPr>
      <w:b w:val="false"/>
      <w:bCs w:val="false"/>
    </w:rPr>
  </w:style>
  <w:style w:type="paragraph" w:styleId="Revision">
    <w:name w:val="Revision"/>
    <w:uiPriority w:val="99"/>
    <w:semiHidden/>
    <w:qFormat/>
    <w:rsid w:val="005a0d2b"/>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BalloonText">
    <w:name w:val="Balloon Text"/>
    <w:basedOn w:val="Normal"/>
    <w:link w:val="BalloonTextChar"/>
    <w:uiPriority w:val="99"/>
    <w:semiHidden/>
    <w:unhideWhenUsed/>
    <w:qFormat/>
    <w:rsid w:val="005a0d2b"/>
    <w:pPr/>
    <w:rPr>
      <w:rFonts w:ascii="Tahoma" w:hAnsi="Tahoma" w:cs="Tahoma"/>
      <w:sz w:val="16"/>
      <w:szCs w:val="16"/>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4F8AAA-B714-41F4-84C2-40231B510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Application>LibreOffice/7.5.9.2$Linux_X86_64 LibreOffice_project/50$Build-2</Application>
  <AppVersion>15.0000</AppVersion>
  <Pages>2</Pages>
  <Words>425</Words>
  <Characters>2590</Characters>
  <CharactersWithSpaces>3120</CharactersWithSpaces>
  <Paragraphs>49</Paragraphs>
  <Company>Universitetet i Oslo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2014-11-03T14:52:00Z</dcterms:created>
  <dc:creator>Merethe Bremer</dc:creator>
  <dc:description/>
  <dc:language>en-US</dc:language>
  <cp:lastModifiedBy/>
  <cp:lastPrinted>2003-12-04T12:27:00Z</cp:lastPrinted>
  <dcterms:modified xsi:type="dcterms:W3CDTF">2024-06-11T16:40:45Z</dcterms:modified>
  <cp:revision>10</cp:revision>
  <dc:subject/>
  <dc:title>SKJEMA FOR BEDØMMELSESKOMITÉ FOR DOKTORGRADSDISPUTAS</dc:title>
</cp:coreProperties>
</file>

<file path=docProps/custom.xml><?xml version="1.0" encoding="utf-8"?>
<Properties xmlns="http://schemas.openxmlformats.org/officeDocument/2006/custom-properties" xmlns:vt="http://schemas.openxmlformats.org/officeDocument/2006/docPropsVTypes"/>
</file>